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5A57E83" w14:textId="1827298B" w:rsidR="00C51EFC" w:rsidRPr="001504F8" w:rsidRDefault="00177608" w:rsidP="005E79BA">
      <w:pPr>
        <w:pStyle w:val="a3"/>
        <w:rPr>
          <w:rFonts w:ascii="Gill Sans" w:hAnsi="Gill Sans" w:cs="Gill Sans"/>
          <w:sz w:val="22"/>
        </w:rPr>
      </w:pPr>
      <w:bookmarkStart w:id="0" w:name="_x6sxs2f5a71f" w:colFirst="0" w:colLast="0"/>
      <w:bookmarkEnd w:id="0"/>
      <w:r>
        <w:rPr>
          <w:rFonts w:ascii="Gill Sans" w:hAnsi="Gill Sans" w:cs="Gill Sans"/>
        </w:rPr>
        <w:t xml:space="preserve"> </w:t>
      </w:r>
      <w:r w:rsidR="00C51EFC" w:rsidRPr="001504F8">
        <w:rPr>
          <w:rFonts w:ascii="Gill Sans" w:hAnsi="Gill Sans" w:cs="Gill Sans"/>
          <w:sz w:val="22"/>
        </w:rPr>
        <w:t>Supplementary data for manuscript</w:t>
      </w:r>
    </w:p>
    <w:p w14:paraId="5A0EA850" w14:textId="08F31500" w:rsidR="00874739" w:rsidRPr="001504F8" w:rsidRDefault="00874739" w:rsidP="005E79BA">
      <w:pPr>
        <w:pStyle w:val="a3"/>
        <w:rPr>
          <w:rFonts w:ascii="Gill Sans" w:hAnsi="Gill Sans" w:cs="Gill Sans"/>
          <w:sz w:val="32"/>
        </w:rPr>
      </w:pPr>
      <w:r w:rsidRPr="001504F8">
        <w:rPr>
          <w:rFonts w:ascii="Gill Sans" w:hAnsi="Gill Sans" w:cs="Gill Sans"/>
          <w:sz w:val="32"/>
        </w:rPr>
        <w:t xml:space="preserve">Comparative genomics of the tardigrades </w:t>
      </w:r>
      <w:r w:rsidRPr="001504F8">
        <w:rPr>
          <w:rFonts w:ascii="Gill Sans" w:hAnsi="Gill Sans" w:cs="Gill Sans"/>
          <w:i/>
          <w:sz w:val="32"/>
        </w:rPr>
        <w:t>Hypsibius dujardini</w:t>
      </w:r>
      <w:r w:rsidRPr="001504F8">
        <w:rPr>
          <w:rFonts w:ascii="Gill Sans" w:hAnsi="Gill Sans" w:cs="Gill Sans"/>
          <w:sz w:val="32"/>
        </w:rPr>
        <w:t xml:space="preserve"> and </w:t>
      </w:r>
      <w:r w:rsidRPr="001504F8">
        <w:rPr>
          <w:rFonts w:ascii="Gill Sans" w:hAnsi="Gill Sans" w:cs="Gill Sans"/>
          <w:i/>
          <w:sz w:val="32"/>
        </w:rPr>
        <w:t>Ramazzottius varieornatus</w:t>
      </w:r>
    </w:p>
    <w:p w14:paraId="2989AEE1" w14:textId="77777777" w:rsidR="00776911" w:rsidRPr="001504F8" w:rsidRDefault="00776911" w:rsidP="00776911">
      <w:pPr>
        <w:pStyle w:val="Normal1"/>
      </w:pPr>
    </w:p>
    <w:p w14:paraId="2206AE1B" w14:textId="77777777" w:rsidR="00776911" w:rsidRPr="001504F8" w:rsidRDefault="00776911" w:rsidP="00776911">
      <w:pPr>
        <w:pStyle w:val="Normal1"/>
      </w:pPr>
      <w:r w:rsidRPr="001504F8">
        <w:t>Yuki Yoshida</w:t>
      </w:r>
      <w:r w:rsidRPr="001504F8">
        <w:rPr>
          <w:vertAlign w:val="superscript"/>
        </w:rPr>
        <w:t>1,2*</w:t>
      </w:r>
      <w:r w:rsidRPr="001504F8">
        <w:t xml:space="preserve">, </w:t>
      </w:r>
      <w:bookmarkStart w:id="1" w:name="OLE_LINK21"/>
      <w:bookmarkStart w:id="2" w:name="OLE_LINK22"/>
      <w:r w:rsidRPr="001504F8">
        <w:t>Georgios</w:t>
      </w:r>
      <w:bookmarkEnd w:id="1"/>
      <w:bookmarkEnd w:id="2"/>
      <w:r w:rsidRPr="001504F8">
        <w:t xml:space="preserve"> Koutsovoulos</w:t>
      </w:r>
      <w:r w:rsidRPr="001504F8">
        <w:rPr>
          <w:vertAlign w:val="superscript"/>
        </w:rPr>
        <w:t>3*¶</w:t>
      </w:r>
      <w:r w:rsidRPr="001504F8">
        <w:t>, Dominik R. Laetsch</w:t>
      </w:r>
      <w:r w:rsidRPr="001504F8">
        <w:rPr>
          <w:vertAlign w:val="superscript"/>
        </w:rPr>
        <w:t>3,4</w:t>
      </w:r>
      <w:r w:rsidRPr="001504F8">
        <w:t>, Lewis Stevens</w:t>
      </w:r>
      <w:r w:rsidRPr="001504F8">
        <w:rPr>
          <w:vertAlign w:val="superscript"/>
        </w:rPr>
        <w:t>3</w:t>
      </w:r>
      <w:r w:rsidRPr="001504F8">
        <w:t>, Sujai Kumar</w:t>
      </w:r>
      <w:r w:rsidRPr="001504F8">
        <w:rPr>
          <w:vertAlign w:val="superscript"/>
        </w:rPr>
        <w:t>3</w:t>
      </w:r>
      <w:r w:rsidRPr="001504F8">
        <w:t>, Daiki D. Horikawa</w:t>
      </w:r>
      <w:r w:rsidRPr="001504F8">
        <w:rPr>
          <w:vertAlign w:val="superscript"/>
        </w:rPr>
        <w:t>1,2</w:t>
      </w:r>
      <w:r w:rsidRPr="001504F8">
        <w:t>, Kyoko Ishino</w:t>
      </w:r>
      <w:r w:rsidRPr="001504F8">
        <w:rPr>
          <w:vertAlign w:val="superscript"/>
        </w:rPr>
        <w:t>1</w:t>
      </w:r>
      <w:r w:rsidRPr="001504F8">
        <w:t>, Shiori Komine</w:t>
      </w:r>
      <w:r w:rsidRPr="001504F8">
        <w:rPr>
          <w:vertAlign w:val="superscript"/>
        </w:rPr>
        <w:t>1</w:t>
      </w:r>
      <w:r w:rsidRPr="001504F8">
        <w:t>, Takekazu Kunieda</w:t>
      </w:r>
      <w:r w:rsidRPr="001504F8">
        <w:rPr>
          <w:vertAlign w:val="superscript"/>
        </w:rPr>
        <w:t>5</w:t>
      </w:r>
      <w:r w:rsidRPr="001504F8">
        <w:t>, Masaru Tomita</w:t>
      </w:r>
      <w:r w:rsidRPr="001504F8">
        <w:rPr>
          <w:vertAlign w:val="superscript"/>
        </w:rPr>
        <w:t>1,2</w:t>
      </w:r>
      <w:r w:rsidRPr="001504F8">
        <w:t>, Mark Blaxter</w:t>
      </w:r>
      <w:r w:rsidRPr="001504F8">
        <w:rPr>
          <w:vertAlign w:val="superscript"/>
        </w:rPr>
        <w:t>3</w:t>
      </w:r>
      <w:r w:rsidRPr="001504F8">
        <w:t>, Kazuharu Arakawa</w:t>
      </w:r>
      <w:r w:rsidRPr="001504F8">
        <w:rPr>
          <w:vertAlign w:val="superscript"/>
        </w:rPr>
        <w:t>1,2</w:t>
      </w:r>
    </w:p>
    <w:p w14:paraId="7551F668" w14:textId="77777777" w:rsidR="00776911" w:rsidRPr="001504F8" w:rsidRDefault="00776911" w:rsidP="00776911">
      <w:pPr>
        <w:pStyle w:val="Normal1"/>
      </w:pPr>
    </w:p>
    <w:p w14:paraId="6466E140" w14:textId="2CDA3E5A" w:rsidR="00776911" w:rsidRPr="001504F8" w:rsidRDefault="00776911" w:rsidP="00776911">
      <w:pPr>
        <w:pStyle w:val="Normal1"/>
      </w:pPr>
      <w:r w:rsidRPr="001504F8">
        <w:t>1</w:t>
      </w:r>
      <w:r w:rsidRPr="001504F8">
        <w:tab/>
        <w:t>Institute for Advanced Biosciences, Keio University, Kakuganji 246-2, Mizukami, Tsuruoka</w:t>
      </w:r>
      <w:r w:rsidR="00741731">
        <w:t>,</w:t>
      </w:r>
      <w:r w:rsidRPr="001504F8">
        <w:t xml:space="preserve"> Yamagata, Japan</w:t>
      </w:r>
    </w:p>
    <w:p w14:paraId="59DC3CA0" w14:textId="12FC71A8" w:rsidR="00776911" w:rsidRPr="001504F8" w:rsidRDefault="00776911" w:rsidP="00776911">
      <w:pPr>
        <w:pStyle w:val="Normal1"/>
      </w:pPr>
      <w:r w:rsidRPr="001504F8">
        <w:t>2</w:t>
      </w:r>
      <w:r w:rsidRPr="001504F8">
        <w:tab/>
        <w:t>Systems Biology Program, Graduate School of Media and Governance, Keio University, 5322, Endo, Fujisawa, Kanagawa, Japan</w:t>
      </w:r>
    </w:p>
    <w:p w14:paraId="710EA0EF" w14:textId="0B5EAE52" w:rsidR="00776911" w:rsidRPr="001504F8" w:rsidRDefault="00776911" w:rsidP="00776911">
      <w:pPr>
        <w:pStyle w:val="Normal1"/>
      </w:pPr>
      <w:r w:rsidRPr="001504F8">
        <w:t>3</w:t>
      </w:r>
      <w:r w:rsidRPr="001504F8">
        <w:tab/>
        <w:t xml:space="preserve">Institute of Evolutionary Biology, School of Biological Sciences, University of Edinburgh EH9 4JT </w:t>
      </w:r>
      <w:r w:rsidR="00741731" w:rsidRPr="001504F8">
        <w:t>United Kingdom</w:t>
      </w:r>
    </w:p>
    <w:p w14:paraId="5940F6B8" w14:textId="77777777" w:rsidR="00776911" w:rsidRPr="001504F8" w:rsidRDefault="00776911" w:rsidP="00776911">
      <w:pPr>
        <w:pStyle w:val="Normal1"/>
      </w:pPr>
      <w:r w:rsidRPr="001504F8">
        <w:t>4</w:t>
      </w:r>
      <w:r w:rsidRPr="001504F8">
        <w:tab/>
        <w:t>The James Hutton Institute, Dundee DD2 5DA, United Kingdom</w:t>
      </w:r>
    </w:p>
    <w:p w14:paraId="2C45E176" w14:textId="77777777" w:rsidR="00776911" w:rsidRPr="001504F8" w:rsidRDefault="00776911" w:rsidP="00776911">
      <w:pPr>
        <w:pStyle w:val="Normal1"/>
      </w:pPr>
      <w:r w:rsidRPr="001504F8">
        <w:t xml:space="preserve">5 </w:t>
      </w:r>
      <w:r w:rsidRPr="001504F8">
        <w:tab/>
        <w:t>Department of Biological Sciences, Graduate School of Science, University of Tokyo, Hongo 7-3-1, Bunkyo-ku, Tokyo, Japan</w:t>
      </w:r>
    </w:p>
    <w:p w14:paraId="0FE745EF" w14:textId="77777777" w:rsidR="00776911" w:rsidRPr="001504F8" w:rsidRDefault="00776911" w:rsidP="00776911">
      <w:pPr>
        <w:rPr>
          <w:rFonts w:ascii="Gill Sans" w:hAnsi="Gill Sans" w:cs="Gill Sans"/>
        </w:rPr>
      </w:pPr>
    </w:p>
    <w:p w14:paraId="3672A20A" w14:textId="77777777" w:rsidR="00776911" w:rsidRPr="00177608" w:rsidRDefault="00776911" w:rsidP="00776911">
      <w:pPr>
        <w:rPr>
          <w:rFonts w:ascii="Gill Sans" w:hAnsi="Gill Sans" w:cs="Gill Sans"/>
          <w:sz w:val="22"/>
          <w:szCs w:val="22"/>
        </w:rPr>
      </w:pPr>
      <w:r w:rsidRPr="00177608">
        <w:rPr>
          <w:rFonts w:ascii="Gill Sans" w:hAnsi="Gill Sans" w:cs="Gill Sans"/>
          <w:sz w:val="22"/>
          <w:szCs w:val="22"/>
        </w:rPr>
        <w:t xml:space="preserve">* </w:t>
      </w:r>
      <w:bookmarkStart w:id="3" w:name="_w2fpsh1fwrav" w:colFirst="0" w:colLast="0"/>
      <w:bookmarkEnd w:id="3"/>
      <w:r w:rsidRPr="00177608">
        <w:rPr>
          <w:rFonts w:ascii="Gill Sans" w:hAnsi="Gill Sans" w:cs="Gill Sans"/>
          <w:sz w:val="22"/>
          <w:szCs w:val="22"/>
        </w:rPr>
        <w:t>Joint first authors</w:t>
      </w:r>
    </w:p>
    <w:p w14:paraId="66BF26A8" w14:textId="77777777" w:rsidR="00776911" w:rsidRPr="00177608" w:rsidRDefault="00776911" w:rsidP="00776911">
      <w:pPr>
        <w:rPr>
          <w:rFonts w:ascii="Gill Sans" w:hAnsi="Gill Sans" w:cs="Gill Sans"/>
          <w:sz w:val="22"/>
          <w:szCs w:val="22"/>
        </w:rPr>
      </w:pPr>
      <w:r w:rsidRPr="00177608">
        <w:rPr>
          <w:rFonts w:ascii="Gill Sans" w:hAnsi="Gill Sans" w:cs="Gill Sans"/>
          <w:sz w:val="22"/>
          <w:szCs w:val="22"/>
        </w:rPr>
        <w:t>¶ Current addresses: GK: Georgios.Koutsovoulos@inra.fr</w:t>
      </w:r>
    </w:p>
    <w:p w14:paraId="4E3AF0BE" w14:textId="77777777" w:rsidR="00776911" w:rsidRPr="00177608" w:rsidRDefault="00776911" w:rsidP="00776911">
      <w:pPr>
        <w:rPr>
          <w:rFonts w:ascii="Gill Sans" w:eastAsia="Times New Roman" w:hAnsi="Gill Sans" w:cs="Gill Sans"/>
          <w:sz w:val="22"/>
          <w:szCs w:val="22"/>
        </w:rPr>
      </w:pPr>
    </w:p>
    <w:p w14:paraId="46329093" w14:textId="77777777" w:rsidR="00776911" w:rsidRPr="00177608" w:rsidRDefault="00776911" w:rsidP="00776911">
      <w:pPr>
        <w:rPr>
          <w:rFonts w:ascii="Gill Sans" w:hAnsi="Gill Sans" w:cs="Gill Sans"/>
          <w:sz w:val="22"/>
          <w:szCs w:val="22"/>
        </w:rPr>
      </w:pPr>
      <w:r w:rsidRPr="00177608">
        <w:rPr>
          <w:rFonts w:ascii="Gill Sans" w:hAnsi="Gill Sans" w:cs="Gill Sans"/>
          <w:i/>
          <w:iCs/>
          <w:sz w:val="22"/>
          <w:szCs w:val="22"/>
        </w:rPr>
        <w:t>Addresses for correspondence:</w:t>
      </w:r>
    </w:p>
    <w:p w14:paraId="1CE1324B" w14:textId="77777777" w:rsidR="00776911" w:rsidRPr="00177608" w:rsidRDefault="00776911" w:rsidP="00776911">
      <w:pPr>
        <w:rPr>
          <w:rFonts w:ascii="Gill Sans" w:hAnsi="Gill Sans" w:cs="Gill Sans"/>
          <w:sz w:val="22"/>
          <w:szCs w:val="22"/>
        </w:rPr>
      </w:pPr>
      <w:r w:rsidRPr="00177608">
        <w:rPr>
          <w:rFonts w:ascii="Gill Sans" w:hAnsi="Gill Sans" w:cs="Gill Sans"/>
          <w:sz w:val="22"/>
          <w:szCs w:val="22"/>
        </w:rPr>
        <w:t xml:space="preserve">Kazuharu Arakawa </w:t>
      </w:r>
      <w:hyperlink r:id="rId9" w:history="1">
        <w:r w:rsidRPr="00177608">
          <w:rPr>
            <w:rFonts w:ascii="Gill Sans" w:hAnsi="Gill Sans" w:cs="Gill Sans"/>
            <w:color w:val="1155CC"/>
            <w:sz w:val="22"/>
            <w:szCs w:val="22"/>
            <w:u w:val="single"/>
          </w:rPr>
          <w:t>gaou@sfc.keio.ac.jp</w:t>
        </w:r>
      </w:hyperlink>
    </w:p>
    <w:p w14:paraId="06532763" w14:textId="77777777" w:rsidR="00776911" w:rsidRPr="00177608" w:rsidRDefault="00776911" w:rsidP="00776911">
      <w:pPr>
        <w:rPr>
          <w:rFonts w:ascii="Gill Sans" w:hAnsi="Gill Sans" w:cs="Gill Sans"/>
          <w:sz w:val="22"/>
          <w:szCs w:val="22"/>
        </w:rPr>
      </w:pPr>
      <w:r w:rsidRPr="00177608">
        <w:rPr>
          <w:rFonts w:ascii="Gill Sans" w:hAnsi="Gill Sans" w:cs="Gill Sans"/>
          <w:sz w:val="22"/>
          <w:szCs w:val="22"/>
        </w:rPr>
        <w:t xml:space="preserve">Mark Blaxter </w:t>
      </w:r>
      <w:hyperlink r:id="rId10" w:history="1">
        <w:r w:rsidRPr="00177608">
          <w:rPr>
            <w:rFonts w:ascii="Gill Sans" w:hAnsi="Gill Sans" w:cs="Gill Sans"/>
            <w:color w:val="1155CC"/>
            <w:sz w:val="22"/>
            <w:szCs w:val="22"/>
            <w:u w:val="single"/>
          </w:rPr>
          <w:t>mark.blaxter@ed.ac.uk</w:t>
        </w:r>
      </w:hyperlink>
    </w:p>
    <w:p w14:paraId="753C9247" w14:textId="77777777" w:rsidR="009D22D2" w:rsidRPr="001504F8" w:rsidRDefault="009D22D2" w:rsidP="00121D7B">
      <w:pPr>
        <w:pStyle w:val="Normal1"/>
      </w:pPr>
    </w:p>
    <w:p w14:paraId="144009E3" w14:textId="32FBF941" w:rsidR="004A668F" w:rsidRPr="001504F8" w:rsidRDefault="00294925" w:rsidP="004A668F">
      <w:pPr>
        <w:pStyle w:val="Normal1"/>
      </w:pPr>
      <w:r w:rsidRPr="001504F8">
        <w:br w:type="page"/>
      </w:r>
      <w:bookmarkStart w:id="4" w:name="_nm0f22lyqc6j" w:colFirst="0" w:colLast="0"/>
      <w:bookmarkStart w:id="5" w:name="_kjo2a7r437wx" w:colFirst="0" w:colLast="0"/>
      <w:bookmarkStart w:id="6" w:name="_Ref346887139"/>
      <w:bookmarkStart w:id="7" w:name="_Ref346887130"/>
      <w:bookmarkEnd w:id="4"/>
      <w:bookmarkEnd w:id="5"/>
    </w:p>
    <w:p w14:paraId="5A85D368" w14:textId="32BFFDC3" w:rsidR="004A668F" w:rsidRPr="001504F8" w:rsidRDefault="00AE6BA1" w:rsidP="004A668F">
      <w:pPr>
        <w:pStyle w:val="Normal1"/>
      </w:pPr>
      <w:r w:rsidRPr="001504F8">
        <w:lastRenderedPageBreak/>
        <w:t xml:space="preserve">Supplementary </w:t>
      </w:r>
      <w:r w:rsidR="004A668F" w:rsidRPr="001504F8">
        <w:t>Tables</w:t>
      </w:r>
    </w:p>
    <w:p w14:paraId="117A3E21" w14:textId="77777777" w:rsidR="00177608" w:rsidRDefault="00AE671D"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1504F8">
        <w:fldChar w:fldCharType="begin"/>
      </w:r>
      <w:r w:rsidRPr="001504F8">
        <w:instrText xml:space="preserve"> TOC \c "Supplementary Table" </w:instrText>
      </w:r>
      <w:r w:rsidRPr="001504F8">
        <w:fldChar w:fldCharType="separate"/>
      </w:r>
      <w:r w:rsidR="00177608" w:rsidRPr="0090152B">
        <w:rPr>
          <w:noProof/>
        </w:rPr>
        <w:t>Supplementary Table S1. Data used in this study</w:t>
      </w:r>
      <w:r w:rsidR="00177608">
        <w:rPr>
          <w:noProof/>
        </w:rPr>
        <w:tab/>
      </w:r>
      <w:r w:rsidR="00177608">
        <w:rPr>
          <w:noProof/>
        </w:rPr>
        <w:fldChar w:fldCharType="begin"/>
      </w:r>
      <w:r w:rsidR="00177608">
        <w:rPr>
          <w:noProof/>
        </w:rPr>
        <w:instrText xml:space="preserve"> PAGEREF _Toc349221906 \h </w:instrText>
      </w:r>
      <w:r w:rsidR="00177608">
        <w:rPr>
          <w:noProof/>
        </w:rPr>
      </w:r>
      <w:r w:rsidR="00177608">
        <w:rPr>
          <w:noProof/>
        </w:rPr>
        <w:fldChar w:fldCharType="separate"/>
      </w:r>
      <w:r w:rsidR="00177608">
        <w:rPr>
          <w:noProof/>
        </w:rPr>
        <w:t>15</w:t>
      </w:r>
      <w:r w:rsidR="00177608">
        <w:rPr>
          <w:noProof/>
        </w:rPr>
        <w:fldChar w:fldCharType="end"/>
      </w:r>
    </w:p>
    <w:p w14:paraId="19AE4205"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Supplementary Table S2. Mapping statistics of DNA sequencing data</w:t>
      </w:r>
      <w:r>
        <w:rPr>
          <w:noProof/>
        </w:rPr>
        <w:tab/>
      </w:r>
      <w:r>
        <w:rPr>
          <w:noProof/>
        </w:rPr>
        <w:fldChar w:fldCharType="begin"/>
      </w:r>
      <w:r>
        <w:rPr>
          <w:noProof/>
        </w:rPr>
        <w:instrText xml:space="preserve"> PAGEREF _Toc349221907 \h </w:instrText>
      </w:r>
      <w:r>
        <w:rPr>
          <w:noProof/>
        </w:rPr>
      </w:r>
      <w:r>
        <w:rPr>
          <w:noProof/>
        </w:rPr>
        <w:fldChar w:fldCharType="separate"/>
      </w:r>
      <w:r>
        <w:rPr>
          <w:noProof/>
        </w:rPr>
        <w:t>18</w:t>
      </w:r>
      <w:r>
        <w:rPr>
          <w:noProof/>
        </w:rPr>
        <w:fldChar w:fldCharType="end"/>
      </w:r>
    </w:p>
    <w:p w14:paraId="4D277EFA"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 xml:space="preserve">Supplementary Table S3. Repeat content of the genomes of </w:t>
      </w:r>
      <w:r w:rsidRPr="0090152B">
        <w:rPr>
          <w:i/>
          <w:noProof/>
        </w:rPr>
        <w:t xml:space="preserve">Hypsibius dujardini </w:t>
      </w:r>
      <w:r w:rsidRPr="0090152B">
        <w:rPr>
          <w:noProof/>
        </w:rPr>
        <w:t>and</w:t>
      </w:r>
      <w:r w:rsidRPr="0090152B">
        <w:rPr>
          <w:i/>
          <w:noProof/>
        </w:rPr>
        <w:t xml:space="preserve"> Ramazzottius varieornatus</w:t>
      </w:r>
      <w:r>
        <w:rPr>
          <w:noProof/>
        </w:rPr>
        <w:tab/>
      </w:r>
      <w:r>
        <w:rPr>
          <w:noProof/>
        </w:rPr>
        <w:fldChar w:fldCharType="begin"/>
      </w:r>
      <w:r>
        <w:rPr>
          <w:noProof/>
        </w:rPr>
        <w:instrText xml:space="preserve"> PAGEREF _Toc349221908 \h </w:instrText>
      </w:r>
      <w:r>
        <w:rPr>
          <w:noProof/>
        </w:rPr>
      </w:r>
      <w:r>
        <w:rPr>
          <w:noProof/>
        </w:rPr>
        <w:fldChar w:fldCharType="separate"/>
      </w:r>
      <w:r>
        <w:rPr>
          <w:noProof/>
        </w:rPr>
        <w:t>19</w:t>
      </w:r>
      <w:r>
        <w:rPr>
          <w:noProof/>
        </w:rPr>
        <w:fldChar w:fldCharType="end"/>
      </w:r>
    </w:p>
    <w:p w14:paraId="7F3F0965"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 xml:space="preserve">Supplementary Table S4. Low-complexity and possible telomeric repeats in the </w:t>
      </w:r>
      <w:r w:rsidRPr="0090152B">
        <w:rPr>
          <w:i/>
          <w:noProof/>
        </w:rPr>
        <w:t>H. dujardini</w:t>
      </w:r>
      <w:r w:rsidRPr="0090152B">
        <w:rPr>
          <w:noProof/>
        </w:rPr>
        <w:t xml:space="preserve"> genome</w:t>
      </w:r>
      <w:r>
        <w:rPr>
          <w:noProof/>
        </w:rPr>
        <w:tab/>
      </w:r>
      <w:r>
        <w:rPr>
          <w:noProof/>
        </w:rPr>
        <w:fldChar w:fldCharType="begin"/>
      </w:r>
      <w:r>
        <w:rPr>
          <w:noProof/>
        </w:rPr>
        <w:instrText xml:space="preserve"> PAGEREF _Toc349221909 \h </w:instrText>
      </w:r>
      <w:r>
        <w:rPr>
          <w:noProof/>
        </w:rPr>
      </w:r>
      <w:r>
        <w:rPr>
          <w:noProof/>
        </w:rPr>
        <w:fldChar w:fldCharType="separate"/>
      </w:r>
      <w:r>
        <w:rPr>
          <w:noProof/>
        </w:rPr>
        <w:t>20</w:t>
      </w:r>
      <w:r>
        <w:rPr>
          <w:noProof/>
        </w:rPr>
        <w:fldChar w:fldCharType="end"/>
      </w:r>
    </w:p>
    <w:p w14:paraId="305859F5"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Supplementary Table S5. Mapping proportions of RNA-Seq data</w:t>
      </w:r>
      <w:r>
        <w:rPr>
          <w:noProof/>
        </w:rPr>
        <w:tab/>
      </w:r>
      <w:r>
        <w:rPr>
          <w:noProof/>
        </w:rPr>
        <w:fldChar w:fldCharType="begin"/>
      </w:r>
      <w:r>
        <w:rPr>
          <w:noProof/>
        </w:rPr>
        <w:instrText xml:space="preserve"> PAGEREF _Toc349221910 \h </w:instrText>
      </w:r>
      <w:r>
        <w:rPr>
          <w:noProof/>
        </w:rPr>
      </w:r>
      <w:r>
        <w:rPr>
          <w:noProof/>
        </w:rPr>
        <w:fldChar w:fldCharType="separate"/>
      </w:r>
      <w:r>
        <w:rPr>
          <w:noProof/>
        </w:rPr>
        <w:t>21</w:t>
      </w:r>
      <w:r>
        <w:rPr>
          <w:noProof/>
        </w:rPr>
        <w:fldChar w:fldCharType="end"/>
      </w:r>
    </w:p>
    <w:p w14:paraId="487FE5FE"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 xml:space="preserve">Supplementary Table S6. Mapping proportion of the </w:t>
      </w:r>
      <w:r w:rsidRPr="0090152B">
        <w:rPr>
          <w:i/>
          <w:noProof/>
        </w:rPr>
        <w:t>Hypsibius dujardini</w:t>
      </w:r>
      <w:r w:rsidRPr="0090152B">
        <w:rPr>
          <w:noProof/>
        </w:rPr>
        <w:t xml:space="preserve"> Trinity assembled transcriptome</w:t>
      </w:r>
      <w:r>
        <w:rPr>
          <w:noProof/>
        </w:rPr>
        <w:tab/>
      </w:r>
      <w:r>
        <w:rPr>
          <w:noProof/>
        </w:rPr>
        <w:fldChar w:fldCharType="begin"/>
      </w:r>
      <w:r>
        <w:rPr>
          <w:noProof/>
        </w:rPr>
        <w:instrText xml:space="preserve"> PAGEREF _Toc349221911 \h </w:instrText>
      </w:r>
      <w:r>
        <w:rPr>
          <w:noProof/>
        </w:rPr>
      </w:r>
      <w:r>
        <w:rPr>
          <w:noProof/>
        </w:rPr>
        <w:fldChar w:fldCharType="separate"/>
      </w:r>
      <w:r>
        <w:rPr>
          <w:noProof/>
        </w:rPr>
        <w:t>23</w:t>
      </w:r>
      <w:r>
        <w:rPr>
          <w:noProof/>
        </w:rPr>
        <w:fldChar w:fldCharType="end"/>
      </w:r>
    </w:p>
    <w:p w14:paraId="6DA720E1" w14:textId="77777777" w:rsidR="00177608" w:rsidRDefault="00177608" w:rsidP="00BF7AF6">
      <w:pPr>
        <w:pStyle w:val="af8"/>
        <w:tabs>
          <w:tab w:val="right" w:leader="dot" w:pos="9630"/>
        </w:tabs>
        <w:ind w:left="2693" w:hangingChars="1006" w:hanging="2213"/>
        <w:jc w:val="left"/>
        <w:rPr>
          <w:noProof/>
        </w:rPr>
      </w:pPr>
      <w:r w:rsidRPr="0090152B">
        <w:rPr>
          <w:noProof/>
        </w:rPr>
        <w:t>Supplementary Table S7A. Proteomes used for protein family clustering</w:t>
      </w:r>
      <w:r>
        <w:rPr>
          <w:noProof/>
        </w:rPr>
        <w:tab/>
      </w:r>
      <w:r>
        <w:rPr>
          <w:noProof/>
        </w:rPr>
        <w:fldChar w:fldCharType="begin"/>
      </w:r>
      <w:r>
        <w:rPr>
          <w:noProof/>
        </w:rPr>
        <w:instrText xml:space="preserve"> PAGEREF _Toc349221912 \h </w:instrText>
      </w:r>
      <w:r>
        <w:rPr>
          <w:noProof/>
        </w:rPr>
      </w:r>
      <w:r>
        <w:rPr>
          <w:noProof/>
        </w:rPr>
        <w:fldChar w:fldCharType="separate"/>
      </w:r>
      <w:r>
        <w:rPr>
          <w:noProof/>
        </w:rPr>
        <w:t>24</w:t>
      </w:r>
      <w:r>
        <w:rPr>
          <w:noProof/>
        </w:rPr>
        <w:fldChar w:fldCharType="end"/>
      </w:r>
    </w:p>
    <w:p w14:paraId="2A6B188F" w14:textId="79851977" w:rsidR="00BF7AF6" w:rsidRDefault="00BF7AF6"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Pr>
          <w:noProof/>
        </w:rPr>
        <w:t>Supplementary Table S7B</w:t>
      </w:r>
      <w:r w:rsidRPr="0090152B">
        <w:rPr>
          <w:noProof/>
        </w:rPr>
        <w:t xml:space="preserve">. </w:t>
      </w:r>
      <w:r w:rsidRPr="001504F8">
        <w:t>Transcriptome data used for</w:t>
      </w:r>
      <w:r>
        <w:t xml:space="preserve"> clustering and</w:t>
      </w:r>
      <w:r w:rsidRPr="001504F8">
        <w:t xml:space="preserve"> phylogenomics.</w:t>
      </w:r>
      <w:r>
        <w:rPr>
          <w:noProof/>
        </w:rPr>
        <w:tab/>
      </w:r>
      <w:r>
        <w:rPr>
          <w:noProof/>
        </w:rPr>
        <w:fldChar w:fldCharType="begin"/>
      </w:r>
      <w:r>
        <w:rPr>
          <w:noProof/>
        </w:rPr>
        <w:instrText xml:space="preserve"> PAGEREF _Toc349221912 \h </w:instrText>
      </w:r>
      <w:r>
        <w:rPr>
          <w:noProof/>
        </w:rPr>
      </w:r>
      <w:r>
        <w:rPr>
          <w:noProof/>
        </w:rPr>
        <w:fldChar w:fldCharType="separate"/>
      </w:r>
      <w:r>
        <w:rPr>
          <w:noProof/>
        </w:rPr>
        <w:t>24</w:t>
      </w:r>
      <w:r>
        <w:rPr>
          <w:noProof/>
        </w:rPr>
        <w:fldChar w:fldCharType="end"/>
      </w:r>
    </w:p>
    <w:p w14:paraId="3FA54F40"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Supplementary Table S8. HGT content calculation of Ecdysozoa</w:t>
      </w:r>
      <w:r>
        <w:rPr>
          <w:noProof/>
        </w:rPr>
        <w:tab/>
      </w:r>
      <w:r>
        <w:rPr>
          <w:noProof/>
        </w:rPr>
        <w:fldChar w:fldCharType="begin"/>
      </w:r>
      <w:r>
        <w:rPr>
          <w:noProof/>
        </w:rPr>
        <w:instrText xml:space="preserve"> PAGEREF _Toc349221913 \h </w:instrText>
      </w:r>
      <w:r>
        <w:rPr>
          <w:noProof/>
        </w:rPr>
      </w:r>
      <w:r>
        <w:rPr>
          <w:noProof/>
        </w:rPr>
        <w:fldChar w:fldCharType="separate"/>
      </w:r>
      <w:r>
        <w:rPr>
          <w:noProof/>
        </w:rPr>
        <w:t>26</w:t>
      </w:r>
      <w:r>
        <w:rPr>
          <w:noProof/>
        </w:rPr>
        <w:fldChar w:fldCharType="end"/>
      </w:r>
    </w:p>
    <w:p w14:paraId="43DE194D"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Supplementary Table S9. Tardigrade-specific, protection-related proteins</w:t>
      </w:r>
      <w:r>
        <w:rPr>
          <w:noProof/>
        </w:rPr>
        <w:tab/>
      </w:r>
      <w:r>
        <w:rPr>
          <w:noProof/>
        </w:rPr>
        <w:fldChar w:fldCharType="begin"/>
      </w:r>
      <w:r>
        <w:rPr>
          <w:noProof/>
        </w:rPr>
        <w:instrText xml:space="preserve"> PAGEREF _Toc349221914 \h </w:instrText>
      </w:r>
      <w:r>
        <w:rPr>
          <w:noProof/>
        </w:rPr>
      </w:r>
      <w:r>
        <w:rPr>
          <w:noProof/>
        </w:rPr>
        <w:fldChar w:fldCharType="separate"/>
      </w:r>
      <w:r>
        <w:rPr>
          <w:noProof/>
        </w:rPr>
        <w:t>27</w:t>
      </w:r>
      <w:r>
        <w:rPr>
          <w:noProof/>
        </w:rPr>
        <w:fldChar w:fldCharType="end"/>
      </w:r>
    </w:p>
    <w:p w14:paraId="3A7D6AA7" w14:textId="77777777" w:rsidR="00177608" w:rsidRDefault="00177608" w:rsidP="00BF7AF6">
      <w:pPr>
        <w:pStyle w:val="af8"/>
        <w:tabs>
          <w:tab w:val="right" w:leader="dot" w:pos="9630"/>
        </w:tabs>
        <w:ind w:left="2693" w:hangingChars="1006" w:hanging="2213"/>
        <w:jc w:val="left"/>
        <w:rPr>
          <w:rFonts w:asciiTheme="minorHAnsi" w:hAnsiTheme="minorHAnsi" w:cstheme="minorBidi"/>
          <w:noProof/>
          <w:color w:val="auto"/>
          <w:kern w:val="2"/>
          <w:sz w:val="24"/>
          <w:szCs w:val="24"/>
        </w:rPr>
      </w:pPr>
      <w:r w:rsidRPr="0090152B">
        <w:rPr>
          <w:noProof/>
        </w:rPr>
        <w:t>Supplementary Table S10. Synapomorphies identified under different systematic hypotheses</w:t>
      </w:r>
      <w:r>
        <w:rPr>
          <w:noProof/>
        </w:rPr>
        <w:tab/>
      </w:r>
      <w:r>
        <w:rPr>
          <w:noProof/>
        </w:rPr>
        <w:fldChar w:fldCharType="begin"/>
      </w:r>
      <w:r>
        <w:rPr>
          <w:noProof/>
        </w:rPr>
        <w:instrText xml:space="preserve"> PAGEREF _Toc349221915 \h </w:instrText>
      </w:r>
      <w:r>
        <w:rPr>
          <w:noProof/>
        </w:rPr>
      </w:r>
      <w:r>
        <w:rPr>
          <w:noProof/>
        </w:rPr>
        <w:fldChar w:fldCharType="separate"/>
      </w:r>
      <w:r>
        <w:rPr>
          <w:noProof/>
        </w:rPr>
        <w:t>28</w:t>
      </w:r>
      <w:r>
        <w:rPr>
          <w:noProof/>
        </w:rPr>
        <w:fldChar w:fldCharType="end"/>
      </w:r>
    </w:p>
    <w:p w14:paraId="72632DBD" w14:textId="19A79C5E" w:rsidR="0079234C" w:rsidRPr="001504F8" w:rsidRDefault="00AE671D" w:rsidP="00BF7AF6">
      <w:pPr>
        <w:pStyle w:val="Normal1"/>
        <w:ind w:leftChars="200" w:left="2693" w:hangingChars="1006" w:hanging="2213"/>
        <w:jc w:val="left"/>
      </w:pPr>
      <w:r w:rsidRPr="001504F8">
        <w:fldChar w:fldCharType="end"/>
      </w:r>
    </w:p>
    <w:p w14:paraId="48AE2FDF" w14:textId="77777777" w:rsidR="00D661B6" w:rsidRPr="001504F8" w:rsidRDefault="00D661B6" w:rsidP="00BF7AF6">
      <w:pPr>
        <w:ind w:leftChars="200" w:left="2894" w:hangingChars="1006" w:hanging="2414"/>
        <w:rPr>
          <w:rFonts w:ascii="Gill Sans" w:hAnsi="Gill Sans" w:cs="Gill Sans"/>
        </w:rPr>
      </w:pPr>
      <w:r w:rsidRPr="001504F8">
        <w:rPr>
          <w:rFonts w:ascii="Gill Sans" w:hAnsi="Gill Sans" w:cs="Gill Sans"/>
        </w:rPr>
        <w:br w:type="page"/>
      </w:r>
    </w:p>
    <w:p w14:paraId="45213016" w14:textId="77777777" w:rsidR="00177608" w:rsidRDefault="00AE6BA1" w:rsidP="00177608">
      <w:pPr>
        <w:pStyle w:val="af8"/>
        <w:tabs>
          <w:tab w:val="right" w:leader="dot" w:pos="9630"/>
        </w:tabs>
        <w:ind w:left="920" w:hanging="440"/>
      </w:pPr>
      <w:r w:rsidRPr="001504F8">
        <w:lastRenderedPageBreak/>
        <w:t xml:space="preserve">Supplementary </w:t>
      </w:r>
      <w:r w:rsidR="004A668F" w:rsidRPr="001504F8">
        <w:t xml:space="preserve">Figures </w:t>
      </w:r>
    </w:p>
    <w:p w14:paraId="6643CCE7" w14:textId="77777777" w:rsidR="00BF7AF6" w:rsidRDefault="00A768CA" w:rsidP="00BF7AF6">
      <w:pPr>
        <w:pStyle w:val="af8"/>
        <w:tabs>
          <w:tab w:val="right" w:leader="dot" w:pos="9630"/>
        </w:tabs>
        <w:ind w:left="920" w:hanging="440"/>
        <w:rPr>
          <w:rFonts w:asciiTheme="minorHAnsi" w:hAnsiTheme="minorHAnsi" w:cstheme="minorBidi"/>
          <w:noProof/>
          <w:color w:val="auto"/>
          <w:kern w:val="2"/>
          <w:sz w:val="24"/>
          <w:szCs w:val="24"/>
        </w:rPr>
      </w:pPr>
      <w:r w:rsidRPr="001504F8">
        <w:fldChar w:fldCharType="begin"/>
      </w:r>
      <w:r w:rsidRPr="001504F8">
        <w:instrText xml:space="preserve"> TOC \c "Supplementary Figure" </w:instrText>
      </w:r>
      <w:r w:rsidRPr="001504F8">
        <w:fldChar w:fldCharType="separate"/>
      </w:r>
      <w:r w:rsidR="00BF7AF6" w:rsidRPr="00A66FA9">
        <w:rPr>
          <w:noProof/>
        </w:rPr>
        <w:t>Supplementary Figure S1. DNA sequencing coverage of the H. dujardini genome</w:t>
      </w:r>
      <w:r w:rsidR="00BF7AF6">
        <w:rPr>
          <w:noProof/>
        </w:rPr>
        <w:tab/>
      </w:r>
      <w:r w:rsidR="00BF7AF6">
        <w:rPr>
          <w:noProof/>
        </w:rPr>
        <w:fldChar w:fldCharType="begin"/>
      </w:r>
      <w:r w:rsidR="00BF7AF6">
        <w:rPr>
          <w:noProof/>
        </w:rPr>
        <w:instrText xml:space="preserve"> PAGEREF _Toc349222811 \h </w:instrText>
      </w:r>
      <w:r w:rsidR="00BF7AF6">
        <w:rPr>
          <w:noProof/>
        </w:rPr>
      </w:r>
      <w:r w:rsidR="00BF7AF6">
        <w:rPr>
          <w:noProof/>
        </w:rPr>
        <w:fldChar w:fldCharType="separate"/>
      </w:r>
      <w:r w:rsidR="00BF7AF6">
        <w:rPr>
          <w:noProof/>
        </w:rPr>
        <w:t>31</w:t>
      </w:r>
      <w:r w:rsidR="00BF7AF6">
        <w:rPr>
          <w:noProof/>
        </w:rPr>
        <w:fldChar w:fldCharType="end"/>
      </w:r>
    </w:p>
    <w:p w14:paraId="5218B660" w14:textId="77777777" w:rsidR="00BF7AF6" w:rsidRDefault="00BF7AF6" w:rsidP="00BF7AF6">
      <w:pPr>
        <w:pStyle w:val="af8"/>
        <w:tabs>
          <w:tab w:val="right" w:leader="dot" w:pos="9630"/>
        </w:tabs>
        <w:ind w:left="920" w:hanging="440"/>
        <w:rPr>
          <w:rFonts w:asciiTheme="minorHAnsi" w:hAnsiTheme="minorHAnsi" w:cstheme="minorBidi"/>
          <w:noProof/>
          <w:color w:val="auto"/>
          <w:kern w:val="2"/>
          <w:sz w:val="24"/>
          <w:szCs w:val="24"/>
        </w:rPr>
      </w:pPr>
      <w:r w:rsidRPr="00A66FA9">
        <w:rPr>
          <w:noProof/>
        </w:rPr>
        <w:t xml:space="preserve">Supplementary Figure S2. tRNA genes in </w:t>
      </w:r>
      <w:r w:rsidRPr="00A66FA9">
        <w:rPr>
          <w:i/>
          <w:noProof/>
        </w:rPr>
        <w:t>Hypsibius dujardini</w:t>
      </w:r>
      <w:r w:rsidRPr="00A66FA9">
        <w:rPr>
          <w:noProof/>
        </w:rPr>
        <w:t xml:space="preserve"> and</w:t>
      </w:r>
      <w:r w:rsidRPr="00A66FA9">
        <w:rPr>
          <w:i/>
          <w:noProof/>
        </w:rPr>
        <w:t xml:space="preserve"> Ramazzottius varieornatus</w:t>
      </w:r>
      <w:r>
        <w:rPr>
          <w:noProof/>
        </w:rPr>
        <w:tab/>
      </w:r>
      <w:r>
        <w:rPr>
          <w:noProof/>
        </w:rPr>
        <w:fldChar w:fldCharType="begin"/>
      </w:r>
      <w:r>
        <w:rPr>
          <w:noProof/>
        </w:rPr>
        <w:instrText xml:space="preserve"> PAGEREF _Toc349222812 \h </w:instrText>
      </w:r>
      <w:r>
        <w:rPr>
          <w:noProof/>
        </w:rPr>
      </w:r>
      <w:r>
        <w:rPr>
          <w:noProof/>
        </w:rPr>
        <w:fldChar w:fldCharType="separate"/>
      </w:r>
      <w:r>
        <w:rPr>
          <w:noProof/>
        </w:rPr>
        <w:t>32</w:t>
      </w:r>
      <w:r>
        <w:rPr>
          <w:noProof/>
        </w:rPr>
        <w:fldChar w:fldCharType="end"/>
      </w:r>
    </w:p>
    <w:p w14:paraId="19194F67" w14:textId="77777777" w:rsidR="00BF7AF6" w:rsidRDefault="00BF7AF6" w:rsidP="00BF7AF6">
      <w:pPr>
        <w:pStyle w:val="af8"/>
        <w:tabs>
          <w:tab w:val="right" w:leader="dot" w:pos="9630"/>
        </w:tabs>
        <w:ind w:left="920" w:hanging="440"/>
        <w:rPr>
          <w:rFonts w:asciiTheme="minorHAnsi" w:hAnsiTheme="minorHAnsi" w:cstheme="minorBidi"/>
          <w:noProof/>
          <w:color w:val="auto"/>
          <w:kern w:val="2"/>
          <w:sz w:val="24"/>
          <w:szCs w:val="24"/>
        </w:rPr>
      </w:pPr>
      <w:r w:rsidRPr="00A66FA9">
        <w:rPr>
          <w:noProof/>
        </w:rPr>
        <w:t xml:space="preserve">Supplementary Figure S3. Comparisons of genic features between </w:t>
      </w:r>
      <w:r w:rsidRPr="00A66FA9">
        <w:rPr>
          <w:i/>
          <w:noProof/>
        </w:rPr>
        <w:t>Hypsibius dujardini</w:t>
      </w:r>
      <w:r w:rsidRPr="00A66FA9">
        <w:rPr>
          <w:noProof/>
        </w:rPr>
        <w:t xml:space="preserve"> and</w:t>
      </w:r>
      <w:r w:rsidRPr="00A66FA9">
        <w:rPr>
          <w:i/>
          <w:noProof/>
        </w:rPr>
        <w:t xml:space="preserve"> Ramazzottius varieornatus</w:t>
      </w:r>
      <w:r>
        <w:rPr>
          <w:noProof/>
        </w:rPr>
        <w:tab/>
      </w:r>
      <w:r>
        <w:rPr>
          <w:noProof/>
        </w:rPr>
        <w:fldChar w:fldCharType="begin"/>
      </w:r>
      <w:r>
        <w:rPr>
          <w:noProof/>
        </w:rPr>
        <w:instrText xml:space="preserve"> PAGEREF _Toc349222813 \h </w:instrText>
      </w:r>
      <w:r>
        <w:rPr>
          <w:noProof/>
        </w:rPr>
      </w:r>
      <w:r>
        <w:rPr>
          <w:noProof/>
        </w:rPr>
        <w:fldChar w:fldCharType="separate"/>
      </w:r>
      <w:r>
        <w:rPr>
          <w:noProof/>
        </w:rPr>
        <w:t>33</w:t>
      </w:r>
      <w:r>
        <w:rPr>
          <w:noProof/>
        </w:rPr>
        <w:fldChar w:fldCharType="end"/>
      </w:r>
    </w:p>
    <w:p w14:paraId="7B07E3AD" w14:textId="77777777" w:rsidR="00BF7AF6" w:rsidRDefault="00BF7AF6" w:rsidP="00BF7AF6">
      <w:pPr>
        <w:pStyle w:val="af8"/>
        <w:tabs>
          <w:tab w:val="right" w:leader="dot" w:pos="9630"/>
        </w:tabs>
        <w:ind w:left="920" w:hanging="440"/>
        <w:rPr>
          <w:rFonts w:asciiTheme="minorHAnsi" w:hAnsiTheme="minorHAnsi" w:cstheme="minorBidi"/>
          <w:noProof/>
          <w:color w:val="auto"/>
          <w:kern w:val="2"/>
          <w:sz w:val="24"/>
          <w:szCs w:val="24"/>
        </w:rPr>
      </w:pPr>
      <w:r w:rsidRPr="00A66FA9">
        <w:rPr>
          <w:noProof/>
        </w:rPr>
        <w:t xml:space="preserve">Supplementary Figure S4. Clustered HGT loci in </w:t>
      </w:r>
      <w:r w:rsidRPr="00A66FA9">
        <w:rPr>
          <w:i/>
          <w:noProof/>
        </w:rPr>
        <w:t>H. dujardini</w:t>
      </w:r>
      <w:r w:rsidRPr="00A66FA9">
        <w:rPr>
          <w:noProof/>
        </w:rPr>
        <w:t xml:space="preserve"> and </w:t>
      </w:r>
      <w:r w:rsidRPr="00A66FA9">
        <w:rPr>
          <w:i/>
          <w:noProof/>
        </w:rPr>
        <w:t>R. varieornatus</w:t>
      </w:r>
      <w:r>
        <w:rPr>
          <w:noProof/>
        </w:rPr>
        <w:tab/>
      </w:r>
      <w:r>
        <w:rPr>
          <w:noProof/>
        </w:rPr>
        <w:fldChar w:fldCharType="begin"/>
      </w:r>
      <w:r>
        <w:rPr>
          <w:noProof/>
        </w:rPr>
        <w:instrText xml:space="preserve"> PAGEREF _Toc349222814 \h </w:instrText>
      </w:r>
      <w:r>
        <w:rPr>
          <w:noProof/>
        </w:rPr>
      </w:r>
      <w:r>
        <w:rPr>
          <w:noProof/>
        </w:rPr>
        <w:fldChar w:fldCharType="separate"/>
      </w:r>
      <w:r>
        <w:rPr>
          <w:noProof/>
        </w:rPr>
        <w:t>34</w:t>
      </w:r>
      <w:r>
        <w:rPr>
          <w:noProof/>
        </w:rPr>
        <w:fldChar w:fldCharType="end"/>
      </w:r>
    </w:p>
    <w:p w14:paraId="78B66C10" w14:textId="77777777" w:rsidR="00BF7AF6" w:rsidRDefault="00BF7AF6" w:rsidP="00BF7AF6">
      <w:pPr>
        <w:pStyle w:val="af8"/>
        <w:tabs>
          <w:tab w:val="right" w:leader="dot" w:pos="9630"/>
        </w:tabs>
        <w:ind w:left="920" w:hanging="440"/>
        <w:rPr>
          <w:rFonts w:asciiTheme="minorHAnsi" w:hAnsiTheme="minorHAnsi" w:cstheme="minorBidi"/>
          <w:noProof/>
          <w:color w:val="auto"/>
          <w:kern w:val="2"/>
          <w:sz w:val="24"/>
          <w:szCs w:val="24"/>
        </w:rPr>
      </w:pPr>
      <w:r w:rsidRPr="00A66FA9">
        <w:rPr>
          <w:noProof/>
        </w:rPr>
        <w:t>Supplementary Figure S5. Phylogeny of protection-related proteins</w:t>
      </w:r>
      <w:r>
        <w:rPr>
          <w:noProof/>
        </w:rPr>
        <w:tab/>
      </w:r>
      <w:r>
        <w:rPr>
          <w:noProof/>
        </w:rPr>
        <w:fldChar w:fldCharType="begin"/>
      </w:r>
      <w:r>
        <w:rPr>
          <w:noProof/>
        </w:rPr>
        <w:instrText xml:space="preserve"> PAGEREF _Toc349222815 \h </w:instrText>
      </w:r>
      <w:r>
        <w:rPr>
          <w:noProof/>
        </w:rPr>
      </w:r>
      <w:r>
        <w:rPr>
          <w:noProof/>
        </w:rPr>
        <w:fldChar w:fldCharType="separate"/>
      </w:r>
      <w:r>
        <w:rPr>
          <w:noProof/>
        </w:rPr>
        <w:t>35</w:t>
      </w:r>
      <w:r>
        <w:rPr>
          <w:noProof/>
        </w:rPr>
        <w:fldChar w:fldCharType="end"/>
      </w:r>
    </w:p>
    <w:p w14:paraId="095CAAB6" w14:textId="77777777" w:rsidR="00BF7AF6" w:rsidRDefault="00BF7AF6" w:rsidP="00BF7AF6">
      <w:pPr>
        <w:pStyle w:val="af8"/>
        <w:tabs>
          <w:tab w:val="right" w:leader="dot" w:pos="9630"/>
        </w:tabs>
        <w:ind w:left="920" w:hanging="440"/>
        <w:rPr>
          <w:rFonts w:asciiTheme="minorHAnsi" w:hAnsiTheme="minorHAnsi" w:cstheme="minorBidi"/>
          <w:noProof/>
          <w:color w:val="auto"/>
          <w:kern w:val="2"/>
          <w:sz w:val="24"/>
          <w:szCs w:val="24"/>
        </w:rPr>
      </w:pPr>
      <w:r w:rsidRPr="00A66FA9">
        <w:rPr>
          <w:noProof/>
        </w:rPr>
        <w:t xml:space="preserve">Supplementary Figure S6. Biochemical pathways acquired or supplemented by HGT in </w:t>
      </w:r>
      <w:r w:rsidRPr="00A66FA9">
        <w:rPr>
          <w:i/>
          <w:noProof/>
        </w:rPr>
        <w:t>H. dujardini</w:t>
      </w:r>
      <w:r w:rsidRPr="00A66FA9">
        <w:rPr>
          <w:noProof/>
        </w:rPr>
        <w:t xml:space="preserve"> and </w:t>
      </w:r>
      <w:r w:rsidRPr="00A66FA9">
        <w:rPr>
          <w:i/>
          <w:noProof/>
        </w:rPr>
        <w:t>R. varieornatus</w:t>
      </w:r>
      <w:r w:rsidRPr="00A66FA9">
        <w:rPr>
          <w:noProof/>
        </w:rPr>
        <w:t>.</w:t>
      </w:r>
      <w:r>
        <w:rPr>
          <w:noProof/>
        </w:rPr>
        <w:tab/>
      </w:r>
      <w:r>
        <w:rPr>
          <w:noProof/>
        </w:rPr>
        <w:fldChar w:fldCharType="begin"/>
      </w:r>
      <w:r>
        <w:rPr>
          <w:noProof/>
        </w:rPr>
        <w:instrText xml:space="preserve"> PAGEREF _Toc349222816 \h </w:instrText>
      </w:r>
      <w:r>
        <w:rPr>
          <w:noProof/>
        </w:rPr>
      </w:r>
      <w:r>
        <w:rPr>
          <w:noProof/>
        </w:rPr>
        <w:fldChar w:fldCharType="separate"/>
      </w:r>
      <w:r>
        <w:rPr>
          <w:noProof/>
        </w:rPr>
        <w:t>36</w:t>
      </w:r>
      <w:r>
        <w:rPr>
          <w:noProof/>
        </w:rPr>
        <w:fldChar w:fldCharType="end"/>
      </w:r>
    </w:p>
    <w:p w14:paraId="6A13269E" w14:textId="77777777" w:rsidR="00490BBC" w:rsidRPr="001504F8" w:rsidRDefault="00A768CA" w:rsidP="0079234C">
      <w:pPr>
        <w:pStyle w:val="Normal1"/>
      </w:pPr>
      <w:r w:rsidRPr="001504F8">
        <w:fldChar w:fldCharType="end"/>
      </w:r>
      <w:r w:rsidR="006E1C89" w:rsidRPr="001504F8">
        <w:t xml:space="preserve"> </w:t>
      </w:r>
    </w:p>
    <w:p w14:paraId="1AA6AD98" w14:textId="77777777" w:rsidR="002665D5" w:rsidRPr="001504F8" w:rsidRDefault="002665D5">
      <w:pPr>
        <w:rPr>
          <w:rFonts w:ascii="Gill Sans" w:hAnsi="Gill Sans" w:cs="Gill Sans"/>
        </w:rPr>
      </w:pPr>
      <w:r w:rsidRPr="001504F8">
        <w:rPr>
          <w:rFonts w:ascii="Gill Sans" w:hAnsi="Gill Sans" w:cs="Gill Sans"/>
        </w:rPr>
        <w:br w:type="page"/>
      </w:r>
    </w:p>
    <w:p w14:paraId="001620A4" w14:textId="4DE66467" w:rsidR="006E1C89" w:rsidRPr="001504F8" w:rsidRDefault="00AE6BA1" w:rsidP="006E1C89">
      <w:pPr>
        <w:pStyle w:val="Normal1"/>
        <w:rPr>
          <w:b/>
          <w:bCs/>
          <w:sz w:val="28"/>
          <w:szCs w:val="28"/>
        </w:rPr>
      </w:pPr>
      <w:r w:rsidRPr="00177608">
        <w:rPr>
          <w:b/>
          <w:bCs/>
          <w:sz w:val="28"/>
          <w:szCs w:val="28"/>
        </w:rPr>
        <w:lastRenderedPageBreak/>
        <w:t xml:space="preserve">Supplementary </w:t>
      </w:r>
      <w:r w:rsidR="006E1C89" w:rsidRPr="00177608">
        <w:rPr>
          <w:b/>
          <w:bCs/>
          <w:sz w:val="28"/>
          <w:szCs w:val="28"/>
        </w:rPr>
        <w:t>Data files</w:t>
      </w:r>
      <w:r w:rsidR="00F04C34" w:rsidRPr="00177608">
        <w:rPr>
          <w:b/>
          <w:bCs/>
          <w:sz w:val="28"/>
          <w:szCs w:val="28"/>
        </w:rPr>
        <w:t xml:space="preserve"> and comments</w:t>
      </w:r>
    </w:p>
    <w:p w14:paraId="6D01B801" w14:textId="77777777" w:rsidR="002665D5" w:rsidRPr="00177608" w:rsidRDefault="002665D5" w:rsidP="006E1C89">
      <w:pPr>
        <w:pStyle w:val="Normal1"/>
        <w:rPr>
          <w:b/>
          <w:bCs/>
          <w:sz w:val="28"/>
          <w:szCs w:val="28"/>
        </w:rPr>
      </w:pPr>
    </w:p>
    <w:p w14:paraId="5224E58E" w14:textId="0BDF57BD" w:rsidR="002B4FB0" w:rsidRPr="001504F8" w:rsidRDefault="00D661B6" w:rsidP="00177608">
      <w:pPr>
        <w:pStyle w:val="Normal1"/>
        <w:ind w:left="426"/>
        <w:rPr>
          <w:b/>
          <w:bCs/>
        </w:rPr>
      </w:pPr>
      <w:r w:rsidRPr="00177608">
        <w:rPr>
          <w:b/>
          <w:bCs/>
        </w:rPr>
        <w:t>Supplementary D</w:t>
      </w:r>
      <w:r w:rsidR="00AE6BA1" w:rsidRPr="00177608">
        <w:rPr>
          <w:b/>
          <w:bCs/>
        </w:rPr>
        <w:t xml:space="preserve">ata File 1. </w:t>
      </w:r>
      <w:r w:rsidR="00AE6BA1" w:rsidRPr="00177608">
        <w:rPr>
          <w:b/>
          <w:bCs/>
          <w:i/>
          <w:iCs/>
        </w:rPr>
        <w:t xml:space="preserve">Hypsibius dujardini </w:t>
      </w:r>
      <w:r w:rsidR="0055319B" w:rsidRPr="00177608">
        <w:rPr>
          <w:b/>
          <w:bCs/>
        </w:rPr>
        <w:t>miRNA</w:t>
      </w:r>
      <w:r w:rsidR="00F04C34" w:rsidRPr="00177608">
        <w:rPr>
          <w:b/>
          <w:bCs/>
        </w:rPr>
        <w:t xml:space="preserve"> </w:t>
      </w:r>
      <w:r w:rsidR="0055319B" w:rsidRPr="00177608">
        <w:rPr>
          <w:b/>
          <w:bCs/>
        </w:rPr>
        <w:t>data</w:t>
      </w:r>
    </w:p>
    <w:p w14:paraId="0828C9E0" w14:textId="77777777" w:rsidR="007C2268" w:rsidRPr="00177608" w:rsidRDefault="007C2268" w:rsidP="00177608">
      <w:pPr>
        <w:pStyle w:val="Normal1"/>
        <w:ind w:left="426"/>
        <w:rPr>
          <w:b/>
          <w:bCs/>
        </w:rPr>
      </w:pPr>
    </w:p>
    <w:p w14:paraId="597FF17B" w14:textId="401F569F"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provisional id</w:t>
      </w:r>
      <w:r w:rsidRPr="001504F8">
        <w:rPr>
          <w:rFonts w:eastAsia="Times New Roman"/>
          <w:lang w:eastAsia="zh-CN"/>
        </w:rPr>
        <w:tab/>
        <w:t>identifier for miRNA sequence, based on scaffold</w:t>
      </w:r>
      <w:r w:rsidR="009E0B9C" w:rsidRPr="001504F8">
        <w:rPr>
          <w:rFonts w:eastAsia="Times New Roman"/>
          <w:lang w:eastAsia="zh-CN"/>
        </w:rPr>
        <w:t xml:space="preserve"> of origin</w:t>
      </w:r>
    </w:p>
    <w:p w14:paraId="1C5FDFDE" w14:textId="1EF25BD9"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miRDeep2 score</w:t>
      </w:r>
      <w:r w:rsidRPr="001504F8">
        <w:rPr>
          <w:rFonts w:eastAsia="Times New Roman"/>
          <w:lang w:eastAsia="zh-CN"/>
        </w:rPr>
        <w:tab/>
        <w:t>score for miRNA as given by miRGeep2</w:t>
      </w:r>
    </w:p>
    <w:p w14:paraId="0441BE36" w14:textId="2B971ECD"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total read count</w:t>
      </w:r>
      <w:r w:rsidRPr="001504F8">
        <w:rPr>
          <w:rFonts w:eastAsia="Times New Roman"/>
          <w:lang w:eastAsia="zh-CN"/>
        </w:rPr>
        <w:tab/>
        <w:t>total number of reads mapping to this miRNA model</w:t>
      </w:r>
    </w:p>
    <w:p w14:paraId="692ACAF2" w14:textId="7BD62539"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mature read count</w:t>
      </w:r>
      <w:r w:rsidRPr="001504F8">
        <w:rPr>
          <w:rFonts w:eastAsia="Times New Roman"/>
          <w:lang w:eastAsia="zh-CN"/>
        </w:rPr>
        <w:tab/>
        <w:t>number of reads mapping to majority strand of predicted hairpin model</w:t>
      </w:r>
    </w:p>
    <w:p w14:paraId="29B8A1FF" w14:textId="768DC9ED"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loop read count</w:t>
      </w:r>
      <w:r w:rsidRPr="001504F8">
        <w:rPr>
          <w:rFonts w:eastAsia="Times New Roman"/>
          <w:lang w:eastAsia="zh-CN"/>
        </w:rPr>
        <w:tab/>
        <w:t>number of reads mapping to predicted loop region of model</w:t>
      </w:r>
    </w:p>
    <w:p w14:paraId="2B2B85AF" w14:textId="45750B3A"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star read count</w:t>
      </w:r>
      <w:r w:rsidRPr="001504F8">
        <w:rPr>
          <w:rFonts w:eastAsia="Times New Roman"/>
          <w:lang w:eastAsia="zh-CN"/>
        </w:rPr>
        <w:tab/>
        <w:t>number of reads mapping to minority strand</w:t>
      </w:r>
      <w:r w:rsidR="009E0B9C" w:rsidRPr="001504F8">
        <w:rPr>
          <w:rFonts w:eastAsia="Times New Roman"/>
          <w:lang w:eastAsia="zh-CN"/>
        </w:rPr>
        <w:t xml:space="preserve"> of predicted hairpin model</w:t>
      </w:r>
    </w:p>
    <w:p w14:paraId="3FB46071" w14:textId="77777777"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significant randfold p-value</w:t>
      </w:r>
    </w:p>
    <w:p w14:paraId="311BB9E5" w14:textId="4CAAFAC5"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example miRBase miRNA with the same seed</w:t>
      </w:r>
      <w:r w:rsidR="009E0B9C" w:rsidRPr="001504F8">
        <w:rPr>
          <w:rFonts w:eastAsia="Times New Roman"/>
          <w:lang w:eastAsia="zh-CN"/>
        </w:rPr>
        <w:tab/>
        <w:t>an example from miRBase of this miRNA family</w:t>
      </w:r>
    </w:p>
    <w:p w14:paraId="7DFAE918" w14:textId="77777777"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consensus mature sequence</w:t>
      </w:r>
    </w:p>
    <w:p w14:paraId="1DCD2E6A" w14:textId="77777777"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consensus star sequence</w:t>
      </w:r>
    </w:p>
    <w:p w14:paraId="637A532D" w14:textId="77777777"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consensus precursor sequence</w:t>
      </w:r>
    </w:p>
    <w:p w14:paraId="66D5C7CD" w14:textId="27B4EA5B" w:rsidR="007C2268" w:rsidRPr="00177608" w:rsidRDefault="007C2268" w:rsidP="00177608">
      <w:pPr>
        <w:pStyle w:val="af7"/>
        <w:widowControl/>
        <w:numPr>
          <w:ilvl w:val="0"/>
          <w:numId w:val="9"/>
        </w:numPr>
        <w:spacing w:line="240" w:lineRule="auto"/>
        <w:ind w:leftChars="0"/>
        <w:jc w:val="left"/>
        <w:rPr>
          <w:rFonts w:eastAsia="Times New Roman"/>
        </w:rPr>
      </w:pPr>
      <w:r w:rsidRPr="00177608">
        <w:rPr>
          <w:rFonts w:eastAsia="Times New Roman"/>
          <w:lang w:eastAsia="zh-CN"/>
        </w:rPr>
        <w:t>precursor coordinate</w:t>
      </w:r>
      <w:r w:rsidR="009E0B9C" w:rsidRPr="001504F8">
        <w:rPr>
          <w:rFonts w:eastAsia="Times New Roman"/>
          <w:lang w:eastAsia="zh-CN"/>
        </w:rPr>
        <w:tab/>
        <w:t>coordinartes of the predicted miRNA on the scaffold</w:t>
      </w:r>
    </w:p>
    <w:p w14:paraId="1974B8F3" w14:textId="77777777" w:rsidR="007C2268" w:rsidRPr="001504F8" w:rsidRDefault="007C2268" w:rsidP="00177608">
      <w:pPr>
        <w:pStyle w:val="Normal1"/>
        <w:ind w:left="426"/>
      </w:pPr>
    </w:p>
    <w:p w14:paraId="2D285266" w14:textId="77777777" w:rsidR="007C2268" w:rsidRPr="001504F8" w:rsidRDefault="007C2268">
      <w:pPr>
        <w:rPr>
          <w:rFonts w:ascii="Gill Sans" w:hAnsi="Gill Sans" w:cs="Gill Sans"/>
        </w:rPr>
      </w:pPr>
      <w:r w:rsidRPr="001504F8">
        <w:rPr>
          <w:rFonts w:ascii="Gill Sans" w:hAnsi="Gill Sans" w:cs="Gill Sans"/>
        </w:rPr>
        <w:br w:type="page"/>
      </w:r>
    </w:p>
    <w:p w14:paraId="3CCF47AF" w14:textId="77777777" w:rsidR="00EC5386" w:rsidRPr="001504F8" w:rsidRDefault="00EC5386" w:rsidP="00EC5386">
      <w:pPr>
        <w:pStyle w:val="Normal1"/>
        <w:ind w:left="426"/>
        <w:rPr>
          <w:b/>
          <w:bCs/>
        </w:rPr>
      </w:pPr>
      <w:r w:rsidRPr="001504F8">
        <w:rPr>
          <w:b/>
          <w:bCs/>
        </w:rPr>
        <w:lastRenderedPageBreak/>
        <w:t>Supplementary D</w:t>
      </w:r>
      <w:r w:rsidRPr="002F6E04">
        <w:rPr>
          <w:b/>
          <w:bCs/>
        </w:rPr>
        <w:t xml:space="preserve">ata File </w:t>
      </w:r>
      <w:r>
        <w:rPr>
          <w:b/>
          <w:bCs/>
        </w:rPr>
        <w:t>2</w:t>
      </w:r>
      <w:r w:rsidRPr="002F6E04">
        <w:rPr>
          <w:b/>
          <w:bCs/>
        </w:rPr>
        <w:t>. Orthology analyses: Analysis of overrepresentation of protein families in tardigrades</w:t>
      </w:r>
    </w:p>
    <w:p w14:paraId="76FDCA41" w14:textId="77777777" w:rsidR="00EC5386" w:rsidRPr="001504F8" w:rsidRDefault="00EC5386" w:rsidP="00EC5386">
      <w:pPr>
        <w:pStyle w:val="Normal1"/>
        <w:ind w:left="426"/>
      </w:pPr>
    </w:p>
    <w:p w14:paraId="01451CF9" w14:textId="77777777" w:rsidR="00EC5386" w:rsidRPr="002F6E04" w:rsidRDefault="00EC5386" w:rsidP="00EC5386">
      <w:pPr>
        <w:pStyle w:val="Normal1"/>
        <w:ind w:left="426"/>
        <w:rPr>
          <w:i/>
          <w:iCs/>
        </w:rPr>
      </w:pPr>
      <w:r w:rsidRPr="002F6E04">
        <w:rPr>
          <w:i/>
          <w:iCs/>
        </w:rPr>
        <w:t>Supplementary comments on protein families with four-fold overrepresentation in tardigrades.</w:t>
      </w:r>
    </w:p>
    <w:p w14:paraId="53752B96" w14:textId="77777777" w:rsidR="00EC5386" w:rsidRPr="001504F8" w:rsidRDefault="00EC5386" w:rsidP="00EC5386">
      <w:pPr>
        <w:pStyle w:val="Normal1"/>
        <w:ind w:left="426"/>
      </w:pPr>
      <w:r w:rsidRPr="001504F8">
        <w:t xml:space="preserve">Family OG0000104 had 284 members, 276 of which derived from tardigrades, and was annotated as having a receptor ligand binding domain, but was not otherwise distinguished. OG004022 had 5 members in </w:t>
      </w:r>
      <w:r w:rsidRPr="001504F8">
        <w:rPr>
          <w:i/>
          <w:iCs/>
        </w:rPr>
        <w:t>H. dujardini</w:t>
      </w:r>
      <w:r w:rsidRPr="001504F8">
        <w:rPr>
          <w:i/>
        </w:rPr>
        <w:t xml:space="preserve"> </w:t>
      </w:r>
      <w:r w:rsidRPr="001504F8">
        <w:t xml:space="preserve">and 9 members in </w:t>
      </w:r>
      <w:r w:rsidRPr="001504F8">
        <w:rPr>
          <w:i/>
          <w:iCs/>
        </w:rPr>
        <w:t>R. variornatus</w:t>
      </w:r>
      <w:r w:rsidRPr="001504F8">
        <w:t xml:space="preserve">, but a mode of 1 (and maximum of 4 in </w:t>
      </w:r>
      <w:r w:rsidRPr="001504F8">
        <w:rPr>
          <w:i/>
          <w:iCs/>
        </w:rPr>
        <w:t>Octopus bimaculatus</w:t>
      </w:r>
      <w:r w:rsidRPr="001504F8">
        <w:t>) in other species. It is a member of a deeply conserved, otherwise uncharacterized, transmembrane protein family of unknown function. OG0001636 gathers a deeply conserved ATP-binding cassette family, and</w:t>
      </w:r>
      <w:r w:rsidRPr="001504F8">
        <w:rPr>
          <w:i/>
        </w:rPr>
        <w:t xml:space="preserve"> while the 27 other species had a mode of 1 (and a maximum of 2), </w:t>
      </w:r>
      <w:r w:rsidRPr="001504F8">
        <w:rPr>
          <w:i/>
          <w:iCs/>
        </w:rPr>
        <w:t xml:space="preserve">R. varieornatus </w:t>
      </w:r>
      <w:r w:rsidRPr="001504F8">
        <w:rPr>
          <w:i/>
        </w:rPr>
        <w:t xml:space="preserve">had 4 and </w:t>
      </w:r>
      <w:r w:rsidRPr="001504F8">
        <w:rPr>
          <w:i/>
          <w:iCs/>
        </w:rPr>
        <w:t>H. dujardini</w:t>
      </w:r>
      <w:r w:rsidRPr="001504F8">
        <w:t xml:space="preserve"> had 9 copies. OG0002927 encodes protein kinases, present in 23 of the 29 species, with 6 in </w:t>
      </w:r>
      <w:r w:rsidRPr="001504F8">
        <w:rPr>
          <w:i/>
          <w:iCs/>
        </w:rPr>
        <w:t>H. dujardini</w:t>
      </w:r>
      <w:r w:rsidRPr="001504F8">
        <w:t xml:space="preserve">, 5 in </w:t>
      </w:r>
      <w:r w:rsidRPr="001504F8">
        <w:rPr>
          <w:i/>
          <w:iCs/>
        </w:rPr>
        <w:t>R. varieornatus</w:t>
      </w:r>
      <w:r w:rsidRPr="001504F8">
        <w:t xml:space="preserve"> and a mode of 1 elsewhere. OG0004228 is annotated as a relish-like transcription factor, and has 1 copy in the non-tardigrade species (except for two insects with 2) and 5 copies in each tardigrade. OG0001359, with 1 copy in most species, 8 in </w:t>
      </w:r>
      <w:r w:rsidRPr="001504F8">
        <w:rPr>
          <w:i/>
          <w:iCs/>
        </w:rPr>
        <w:t>H. dujardini</w:t>
      </w:r>
      <w:r w:rsidRPr="001504F8">
        <w:t xml:space="preserve">, 8 in </w:t>
      </w:r>
      <w:r w:rsidRPr="001504F8">
        <w:rPr>
          <w:i/>
          <w:iCs/>
        </w:rPr>
        <w:t>R. varieornatus</w:t>
      </w:r>
      <w:r w:rsidRPr="001504F8">
        <w:rPr>
          <w:i/>
        </w:rPr>
        <w:t>,</w:t>
      </w:r>
      <w:r w:rsidRPr="001504F8">
        <w:t xml:space="preserve"> and 4 in </w:t>
      </w:r>
      <w:r w:rsidRPr="001504F8">
        <w:rPr>
          <w:i/>
          <w:iCs/>
        </w:rPr>
        <w:t>Solenopsis invictus</w:t>
      </w:r>
      <w:r w:rsidRPr="001504F8">
        <w:t xml:space="preserve">, is likely to be a SAM-dependent methyltransferase (type 11), possibly involved in coenzyme biosynthesis. OG001949 had 1 copy in most species but 6 in </w:t>
      </w:r>
      <w:r w:rsidRPr="001504F8">
        <w:rPr>
          <w:i/>
          <w:iCs/>
        </w:rPr>
        <w:t>H. dujardini</w:t>
      </w:r>
      <w:r w:rsidRPr="001504F8">
        <w:t xml:space="preserve"> and 4 in </w:t>
      </w:r>
      <w:r w:rsidRPr="001504F8">
        <w:rPr>
          <w:i/>
          <w:iCs/>
        </w:rPr>
        <w:t>R. varieornatus</w:t>
      </w:r>
      <w:r w:rsidRPr="001504F8">
        <w:t xml:space="preserve">, and is annotated as a RAB GTP hydrolase. OG0003870 was unannotated (containing only matches to domain of unknown function DUF1151), and elevated in </w:t>
      </w:r>
      <w:r w:rsidRPr="001504F8">
        <w:rPr>
          <w:i/>
          <w:iCs/>
        </w:rPr>
        <w:t>R. varieornatus</w:t>
      </w:r>
      <w:r w:rsidRPr="001504F8">
        <w:t xml:space="preserve"> (9 copies) compared to other species (mode of 1; </w:t>
      </w:r>
      <w:r w:rsidRPr="001504F8">
        <w:rPr>
          <w:i/>
          <w:iCs/>
        </w:rPr>
        <w:t>H. dujardini</w:t>
      </w:r>
      <w:r w:rsidRPr="001504F8">
        <w:rPr>
          <w:iCs/>
        </w:rPr>
        <w:t xml:space="preserve"> </w:t>
      </w:r>
      <w:r w:rsidRPr="001504F8">
        <w:t>had 2). The three clusters with depletion in the tardigrades were OG0000604, encoding an exoribonuclease (1 copy in each tardigrade, but an average of three copies in the other 27 species), OG0000950, a 3'5'-cyclic nucleotide phosphodiesterase (1 in tardigrades versus 2.3 elsewhere) and OG00001138, an EF-hand protein (1 in tardigrades versus 2 elsewhere).</w:t>
      </w:r>
    </w:p>
    <w:p w14:paraId="5115FCFF" w14:textId="77777777" w:rsidR="00EC5386" w:rsidRPr="001504F8" w:rsidRDefault="00EC5386" w:rsidP="00EC5386">
      <w:pPr>
        <w:pStyle w:val="Normal1"/>
        <w:ind w:left="426"/>
      </w:pPr>
    </w:p>
    <w:p w14:paraId="5397B055" w14:textId="77777777" w:rsidR="00EC5386" w:rsidRPr="0036479A" w:rsidRDefault="00EC5386" w:rsidP="00EC5386">
      <w:pPr>
        <w:pStyle w:val="Normal1"/>
        <w:ind w:left="426"/>
        <w:rPr>
          <w:bCs/>
        </w:rPr>
      </w:pPr>
      <w:r w:rsidRPr="0036479A">
        <w:rPr>
          <w:bCs/>
        </w:rPr>
        <w:t>In the Excel-format file the columns are as follows:</w:t>
      </w:r>
    </w:p>
    <w:p w14:paraId="7D5483B8"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#cluster_id</w:t>
      </w:r>
      <w:r w:rsidRPr="001504F8">
        <w:rPr>
          <w:rFonts w:eastAsia="Times New Roman"/>
          <w:lang w:eastAsia="zh-CN"/>
        </w:rPr>
        <w:tab/>
        <w:t>protein family identifier</w:t>
      </w:r>
    </w:p>
    <w:p w14:paraId="2E4E17B1"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cluster_status</w:t>
      </w:r>
      <w:r w:rsidRPr="001504F8">
        <w:rPr>
          <w:rFonts w:eastAsia="Times New Roman"/>
          <w:lang w:eastAsia="zh-CN"/>
        </w:rPr>
        <w:tab/>
        <w:t>“present” indicates present in either or both tardigrades</w:t>
      </w:r>
    </w:p>
    <w:p w14:paraId="04EF9FDF"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cluster_type</w:t>
      </w:r>
      <w:r w:rsidRPr="001504F8">
        <w:rPr>
          <w:rFonts w:eastAsia="Times New Roman"/>
          <w:lang w:eastAsia="zh-CN"/>
        </w:rPr>
        <w:tab/>
        <w:t>“shared” indicates present in both tardigrades</w:t>
      </w:r>
    </w:p>
    <w:p w14:paraId="77D4D4D2"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cluster_protein_count</w:t>
      </w:r>
      <w:r w:rsidRPr="001504F8">
        <w:rPr>
          <w:rFonts w:eastAsia="Times New Roman"/>
          <w:lang w:eastAsia="zh-CN"/>
        </w:rPr>
        <w:tab/>
        <w:t>the number of proteins in the cluster</w:t>
      </w:r>
    </w:p>
    <w:p w14:paraId="3AF57FF0"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cluster_proteome_count</w:t>
      </w:r>
      <w:r w:rsidRPr="001504F8">
        <w:rPr>
          <w:rFonts w:eastAsia="Times New Roman"/>
          <w:lang w:eastAsia="zh-CN"/>
        </w:rPr>
        <w:tab/>
        <w:t>the number of proteomes contributing a member to the cluster</w:t>
      </w:r>
    </w:p>
    <w:p w14:paraId="7739F991"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Tardigrade_protein_count</w:t>
      </w:r>
      <w:r w:rsidRPr="001504F8">
        <w:rPr>
          <w:rFonts w:eastAsia="Times New Roman"/>
          <w:lang w:eastAsia="zh-CN"/>
        </w:rPr>
        <w:tab/>
        <w:t>the number of members that come from the tardigrade species</w:t>
      </w:r>
    </w:p>
    <w:p w14:paraId="062838A6"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Tardigrade_mean_count</w:t>
      </w:r>
      <w:r w:rsidRPr="001504F8">
        <w:rPr>
          <w:rFonts w:eastAsia="Times New Roman"/>
          <w:lang w:eastAsia="zh-CN"/>
        </w:rPr>
        <w:tab/>
        <w:t>the mean number of members per tartdigrade</w:t>
      </w:r>
    </w:p>
    <w:p w14:paraId="5011ED47"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non_Tardigrade_mean_count</w:t>
      </w:r>
      <w:r w:rsidRPr="001504F8">
        <w:rPr>
          <w:rFonts w:eastAsia="Times New Roman"/>
          <w:lang w:eastAsia="zh-CN"/>
        </w:rPr>
        <w:tab/>
        <w:t>the mean number of members across the other species</w:t>
      </w:r>
    </w:p>
    <w:p w14:paraId="5AC8A6BE"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representation</w:t>
      </w:r>
      <w:r w:rsidRPr="001504F8">
        <w:rPr>
          <w:rFonts w:eastAsia="Times New Roman"/>
          <w:lang w:eastAsia="zh-CN"/>
        </w:rPr>
        <w:tab/>
        <w:t>the direction of the difference found; “enriched” = enriched in tardigrades; “depleted” = depleted in tardigrades</w:t>
      </w:r>
    </w:p>
    <w:p w14:paraId="5EB19AB7"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log2_mean(Tardigrade/others)</w:t>
      </w:r>
      <w:r w:rsidRPr="001504F8">
        <w:rPr>
          <w:rFonts w:eastAsia="Times New Roman"/>
          <w:lang w:eastAsia="zh-CN"/>
        </w:rPr>
        <w:tab/>
        <w:t>the ratio of mean per-species membership in tardigrades to others</w:t>
      </w:r>
    </w:p>
    <w:p w14:paraId="5E895A8F"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mwu_pvalue(Tardigrade vs. others)</w:t>
      </w:r>
      <w:r w:rsidRPr="001504F8">
        <w:rPr>
          <w:rFonts w:eastAsia="Times New Roman"/>
          <w:lang w:eastAsia="zh-CN"/>
        </w:rPr>
        <w:tab/>
        <w:t>Mann-Whitney U-test for difference in representation in the tardigrades</w:t>
      </w:r>
    </w:p>
    <w:p w14:paraId="5664185C"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Tardigrade_proteome_coverage</w:t>
      </w:r>
      <w:r w:rsidRPr="001504F8">
        <w:rPr>
          <w:rFonts w:eastAsia="Times New Roman"/>
          <w:lang w:eastAsia="zh-CN"/>
        </w:rPr>
        <w:tab/>
        <w:t>the proportion of tardigrade proteomes that contributed to the cluster</w:t>
      </w:r>
    </w:p>
    <w:p w14:paraId="5907574A"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Tardigrade_proteomes_present_count</w:t>
      </w:r>
      <w:r w:rsidRPr="001504F8">
        <w:rPr>
          <w:rFonts w:eastAsia="Times New Roman"/>
          <w:lang w:eastAsia="zh-CN"/>
        </w:rPr>
        <w:tab/>
        <w:t>the number of tardigrade proteomes in the clustering analyses</w:t>
      </w:r>
    </w:p>
    <w:p w14:paraId="09AC91DF"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Tardigrade_proteomes_present</w:t>
      </w:r>
      <w:r w:rsidRPr="001504F8">
        <w:rPr>
          <w:rFonts w:eastAsia="Times New Roman"/>
          <w:lang w:eastAsia="zh-CN"/>
        </w:rPr>
        <w:tab/>
        <w:t>which tardigrade proteomes contributed members to the cluster</w:t>
      </w:r>
    </w:p>
    <w:p w14:paraId="3C64BF46"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GO</w:t>
      </w:r>
      <w:r w:rsidRPr="001504F8">
        <w:rPr>
          <w:rFonts w:eastAsia="Times New Roman"/>
          <w:lang w:eastAsia="zh-CN"/>
        </w:rPr>
        <w:tab/>
        <w:t>GO terms associated with the cluster (based on InterPro matches; given as GO identifier:number of members with that term)</w:t>
      </w:r>
    </w:p>
    <w:p w14:paraId="000AC12B"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IPR</w:t>
      </w:r>
      <w:r w:rsidRPr="001504F8">
        <w:rPr>
          <w:rFonts w:eastAsia="Times New Roman"/>
          <w:lang w:eastAsia="zh-CN"/>
        </w:rPr>
        <w:tab/>
        <w:t>InterPro domains associated with the cluster (given as IPR identifier:number of members with that domain)</w:t>
      </w:r>
    </w:p>
    <w:p w14:paraId="37A12ED7"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t>Pfam</w:t>
      </w:r>
      <w:r w:rsidRPr="001504F8">
        <w:rPr>
          <w:rFonts w:eastAsia="Times New Roman"/>
          <w:lang w:eastAsia="zh-CN"/>
        </w:rPr>
        <w:tab/>
        <w:t>Pfam domains associated with the cluster (given as Pfam identifier:number of members with that domain)</w:t>
      </w:r>
    </w:p>
    <w:p w14:paraId="3D8ECBFE" w14:textId="77777777" w:rsidR="00EC5386" w:rsidRPr="002F6E04" w:rsidRDefault="00EC5386" w:rsidP="00EC5386">
      <w:pPr>
        <w:pStyle w:val="af7"/>
        <w:widowControl/>
        <w:numPr>
          <w:ilvl w:val="0"/>
          <w:numId w:val="8"/>
        </w:numPr>
        <w:spacing w:line="240" w:lineRule="auto"/>
        <w:ind w:leftChars="0"/>
        <w:jc w:val="left"/>
        <w:rPr>
          <w:rFonts w:eastAsia="Times New Roman"/>
        </w:rPr>
      </w:pPr>
      <w:r w:rsidRPr="002F6E04">
        <w:rPr>
          <w:rFonts w:eastAsia="Times New Roman"/>
          <w:lang w:eastAsia="zh-CN"/>
        </w:rPr>
        <w:lastRenderedPageBreak/>
        <w:t>SignalP_EUK</w:t>
      </w:r>
      <w:r w:rsidRPr="001504F8">
        <w:rPr>
          <w:rFonts w:eastAsia="Times New Roman"/>
          <w:lang w:eastAsia="zh-CN"/>
        </w:rPr>
        <w:tab/>
        <w:t>Presence of eukaryotic signal peptides in members of the cluster (given as number of members with each pattern of signal peptide (SP) and transmembrane (TM) domains)</w:t>
      </w:r>
    </w:p>
    <w:p w14:paraId="2A34A73E" w14:textId="77777777" w:rsidR="00EC5386" w:rsidRPr="001504F8" w:rsidRDefault="00EC5386" w:rsidP="00EC5386">
      <w:pPr>
        <w:rPr>
          <w:rFonts w:ascii="Gill Sans" w:hAnsi="Gill Sans" w:cs="Gill Sans"/>
        </w:rPr>
      </w:pPr>
      <w:r w:rsidRPr="001504F8">
        <w:rPr>
          <w:rFonts w:ascii="Gill Sans" w:hAnsi="Gill Sans" w:cs="Gill Sans"/>
        </w:rPr>
        <w:br w:type="page"/>
      </w:r>
    </w:p>
    <w:p w14:paraId="56F1E8E0" w14:textId="77777777" w:rsidR="00EC5386" w:rsidRPr="002F6E04" w:rsidRDefault="00EC5386" w:rsidP="00EC5386">
      <w:pPr>
        <w:pStyle w:val="Normal1"/>
        <w:ind w:left="426"/>
        <w:rPr>
          <w:b/>
          <w:i/>
        </w:rPr>
      </w:pPr>
      <w:r w:rsidRPr="002F6E04">
        <w:rPr>
          <w:b/>
        </w:rPr>
        <w:lastRenderedPageBreak/>
        <w:t xml:space="preserve">Supplementary Data File </w:t>
      </w:r>
      <w:r>
        <w:rPr>
          <w:b/>
        </w:rPr>
        <w:t>3</w:t>
      </w:r>
      <w:r w:rsidRPr="002F6E04">
        <w:rPr>
          <w:b/>
        </w:rPr>
        <w:t>. 463</w:t>
      </w:r>
      <w:r>
        <w:rPr>
          <w:b/>
        </w:rPr>
        <w:t xml:space="preserve"> </w:t>
      </w:r>
      <w:r w:rsidRPr="002F6E04">
        <w:rPr>
          <w:b/>
        </w:rPr>
        <w:t>putative HGT</w:t>
      </w:r>
      <w:r>
        <w:rPr>
          <w:b/>
        </w:rPr>
        <w:t xml:space="preserve">s in </w:t>
      </w:r>
      <w:r>
        <w:rPr>
          <w:b/>
          <w:i/>
        </w:rPr>
        <w:t>Hypsibius dujardini</w:t>
      </w:r>
    </w:p>
    <w:p w14:paraId="197FCECA" w14:textId="77777777" w:rsidR="00EC5386" w:rsidRDefault="00EC5386" w:rsidP="00EC5386">
      <w:pPr>
        <w:pStyle w:val="Normal1"/>
        <w:ind w:left="426"/>
      </w:pPr>
    </w:p>
    <w:p w14:paraId="572CE70F" w14:textId="77777777" w:rsidR="00EC5386" w:rsidRPr="002F6E04" w:rsidRDefault="00EC5386" w:rsidP="00EC5386">
      <w:pPr>
        <w:pStyle w:val="Normal1"/>
        <w:ind w:left="426"/>
      </w:pPr>
      <w:r w:rsidRPr="002F6E04">
        <w:t xml:space="preserve">This excel file lists the properties of the 463 loci identified as potential HGTs in </w:t>
      </w:r>
      <w:r w:rsidRPr="002F6E04">
        <w:rPr>
          <w:i/>
        </w:rPr>
        <w:t xml:space="preserve">H. dujardini </w:t>
      </w:r>
      <w:r w:rsidRPr="002F6E04">
        <w:t>using the HGT index approach.</w:t>
      </w:r>
    </w:p>
    <w:p w14:paraId="70A915D2" w14:textId="77777777" w:rsidR="00EC5386" w:rsidRPr="002F6E04" w:rsidRDefault="00EC5386" w:rsidP="00EC5386">
      <w:pPr>
        <w:pStyle w:val="Normal1"/>
        <w:ind w:left="426"/>
      </w:pPr>
    </w:p>
    <w:p w14:paraId="21B6FE4B" w14:textId="77777777" w:rsidR="00EC5386" w:rsidRPr="002F6E04" w:rsidRDefault="00EC5386" w:rsidP="00EC5386">
      <w:pPr>
        <w:pStyle w:val="Normal1"/>
        <w:ind w:left="426"/>
      </w:pPr>
      <w:r w:rsidRPr="002F6E04">
        <w:t>The columns in the table are as follows:</w:t>
      </w:r>
    </w:p>
    <w:p w14:paraId="04465765" w14:textId="77777777" w:rsidR="00EC5386" w:rsidRPr="002F6E04" w:rsidRDefault="00EC5386" w:rsidP="00EC5386">
      <w:pPr>
        <w:pStyle w:val="af7"/>
        <w:numPr>
          <w:ilvl w:val="0"/>
          <w:numId w:val="14"/>
        </w:numPr>
        <w:ind w:leftChars="0"/>
        <w:rPr>
          <w:rFonts w:eastAsia="Times New Roman"/>
          <w:lang w:val="en-GB" w:eastAsia="en-GB"/>
        </w:rPr>
      </w:pPr>
      <w:r w:rsidRPr="002F6E04">
        <w:rPr>
          <w:rFonts w:eastAsia="Times New Roman"/>
        </w:rPr>
        <w:t>protein</w:t>
      </w:r>
      <w:r>
        <w:rPr>
          <w:rFonts w:eastAsia="Times New Roman"/>
        </w:rPr>
        <w:tab/>
        <w:t xml:space="preserve">name of the </w:t>
      </w:r>
      <w:r>
        <w:rPr>
          <w:rFonts w:eastAsia="Times New Roman"/>
          <w:i/>
        </w:rPr>
        <w:t>H. dujardini</w:t>
      </w:r>
      <w:r>
        <w:rPr>
          <w:rFonts w:eastAsia="Times New Roman"/>
        </w:rPr>
        <w:t xml:space="preserve"> HGT candidate</w:t>
      </w:r>
    </w:p>
    <w:p w14:paraId="1993707F" w14:textId="77777777" w:rsidR="00EC5386" w:rsidRPr="002F6E04" w:rsidRDefault="00EC5386" w:rsidP="00EC5386">
      <w:pPr>
        <w:pStyle w:val="af7"/>
        <w:numPr>
          <w:ilvl w:val="0"/>
          <w:numId w:val="14"/>
        </w:numPr>
        <w:ind w:leftChars="0"/>
        <w:rPr>
          <w:rFonts w:eastAsia="Times New Roman"/>
        </w:rPr>
      </w:pPr>
      <w:r w:rsidRPr="002F6E04">
        <w:rPr>
          <w:rFonts w:eastAsia="Times New Roman"/>
        </w:rPr>
        <w:t>best_metazoan_hit</w:t>
      </w:r>
      <w:r>
        <w:rPr>
          <w:rFonts w:eastAsia="Times New Roman"/>
        </w:rPr>
        <w:tab/>
        <w:t>identifier for the best hit in Metazoa (as identifier|database|classification)</w:t>
      </w:r>
    </w:p>
    <w:p w14:paraId="484F7175" w14:textId="77777777" w:rsidR="00EC5386" w:rsidRPr="002F6E04" w:rsidRDefault="00EC5386" w:rsidP="00EC5386">
      <w:pPr>
        <w:pStyle w:val="af7"/>
        <w:numPr>
          <w:ilvl w:val="0"/>
          <w:numId w:val="14"/>
        </w:numPr>
        <w:ind w:leftChars="0"/>
        <w:rPr>
          <w:rFonts w:eastAsia="Times New Roman"/>
        </w:rPr>
      </w:pPr>
      <w:r w:rsidRPr="002F6E04">
        <w:rPr>
          <w:rFonts w:eastAsia="Times New Roman"/>
        </w:rPr>
        <w:t>metazoan_hitscore</w:t>
      </w:r>
      <w:r>
        <w:rPr>
          <w:rFonts w:eastAsia="Times New Roman"/>
        </w:rPr>
        <w:tab/>
        <w:t>bit score for the best metazoan hit.</w:t>
      </w:r>
    </w:p>
    <w:p w14:paraId="2AC06D9F" w14:textId="77777777" w:rsidR="00EC5386" w:rsidRPr="002F6E04" w:rsidRDefault="00EC5386" w:rsidP="00EC5386">
      <w:pPr>
        <w:pStyle w:val="af7"/>
        <w:numPr>
          <w:ilvl w:val="0"/>
          <w:numId w:val="14"/>
        </w:numPr>
        <w:ind w:leftChars="0"/>
        <w:rPr>
          <w:rFonts w:eastAsia="Times New Roman"/>
        </w:rPr>
      </w:pPr>
      <w:r w:rsidRPr="002F6E04">
        <w:rPr>
          <w:rFonts w:eastAsia="Times New Roman"/>
        </w:rPr>
        <w:t>best_nonmetazoan_hit</w:t>
      </w:r>
      <w:r>
        <w:rPr>
          <w:rFonts w:eastAsia="Times New Roman"/>
        </w:rPr>
        <w:tab/>
        <w:t>identifier for the best hit in non-metazoan organisms (as identifier|database|classification)</w:t>
      </w:r>
    </w:p>
    <w:p w14:paraId="333A379E" w14:textId="77777777" w:rsidR="00EC5386" w:rsidRPr="002F6E04" w:rsidRDefault="00EC5386" w:rsidP="00EC5386">
      <w:pPr>
        <w:pStyle w:val="af7"/>
        <w:numPr>
          <w:ilvl w:val="0"/>
          <w:numId w:val="14"/>
        </w:numPr>
        <w:ind w:leftChars="0"/>
        <w:rPr>
          <w:rFonts w:eastAsia="Times New Roman"/>
        </w:rPr>
      </w:pPr>
      <w:r w:rsidRPr="002F6E04">
        <w:rPr>
          <w:rFonts w:eastAsia="Times New Roman"/>
        </w:rPr>
        <w:t>nonmetazoan_hitscore</w:t>
      </w:r>
      <w:r>
        <w:rPr>
          <w:rFonts w:eastAsia="Times New Roman"/>
        </w:rPr>
        <w:tab/>
        <w:t>bit score for the best non-metazoan hit.</w:t>
      </w:r>
    </w:p>
    <w:p w14:paraId="5B746D7B" w14:textId="77777777" w:rsidR="00EC5386" w:rsidRPr="002F6E04" w:rsidRDefault="00EC5386" w:rsidP="00EC5386">
      <w:pPr>
        <w:pStyle w:val="af7"/>
        <w:numPr>
          <w:ilvl w:val="0"/>
          <w:numId w:val="14"/>
        </w:numPr>
        <w:ind w:leftChars="0"/>
        <w:rPr>
          <w:rFonts w:eastAsia="Times New Roman"/>
        </w:rPr>
      </w:pPr>
      <w:r w:rsidRPr="002F6E04">
        <w:rPr>
          <w:rFonts w:eastAsia="Times New Roman"/>
        </w:rPr>
        <w:t>hits_to_metazoan_nonmetazoan</w:t>
      </w:r>
      <w:r>
        <w:rPr>
          <w:rFonts w:eastAsia="Times New Roman"/>
        </w:rPr>
        <w:tab/>
        <w:t>summary of whether the protein has hits to one or both of Metazoa and non-Metazoa.</w:t>
      </w:r>
    </w:p>
    <w:p w14:paraId="1C98F3A8" w14:textId="77777777" w:rsidR="00EC5386" w:rsidRPr="002F6E04" w:rsidRDefault="00EC5386" w:rsidP="00EC5386">
      <w:pPr>
        <w:pStyle w:val="af7"/>
        <w:numPr>
          <w:ilvl w:val="0"/>
          <w:numId w:val="14"/>
        </w:numPr>
        <w:ind w:leftChars="0"/>
        <w:rPr>
          <w:rFonts w:eastAsia="Times New Roman"/>
        </w:rPr>
      </w:pPr>
      <w:r w:rsidRPr="002F6E04">
        <w:rPr>
          <w:rFonts w:eastAsia="Times New Roman"/>
        </w:rPr>
        <w:t>score_difference</w:t>
      </w:r>
      <w:r>
        <w:rPr>
          <w:rFonts w:eastAsia="Times New Roman"/>
        </w:rPr>
        <w:tab/>
        <w:t>difference in BLAST bitscore between metazoan and non-metazoan hits, the HGT index</w:t>
      </w:r>
    </w:p>
    <w:p w14:paraId="32C8440E" w14:textId="77777777" w:rsidR="00EC5386" w:rsidRPr="002F6E04" w:rsidRDefault="00EC5386" w:rsidP="00EC5386">
      <w:pPr>
        <w:pStyle w:val="af7"/>
        <w:numPr>
          <w:ilvl w:val="0"/>
          <w:numId w:val="14"/>
        </w:numPr>
        <w:ind w:leftChars="0"/>
        <w:rPr>
          <w:rFonts w:eastAsia="Times New Roman"/>
        </w:rPr>
      </w:pPr>
      <w:r w:rsidRPr="002F6E04">
        <w:rPr>
          <w:rFonts w:eastAsia="Times New Roman"/>
        </w:rPr>
        <w:t>HGT_index_gt30</w:t>
      </w:r>
      <w:r>
        <w:rPr>
          <w:rFonts w:eastAsia="Times New Roman"/>
        </w:rPr>
        <w:tab/>
        <w:t>is the difference between best Metazoan and best non-metazoan hit scores greater than 30 - the HGT index score.</w:t>
      </w:r>
    </w:p>
    <w:p w14:paraId="47E7A6A0" w14:textId="77777777" w:rsidR="00EC5386" w:rsidRPr="002F6E04" w:rsidRDefault="00EC5386" w:rsidP="00EC5386">
      <w:pPr>
        <w:pStyle w:val="af7"/>
        <w:numPr>
          <w:ilvl w:val="0"/>
          <w:numId w:val="14"/>
        </w:numPr>
        <w:ind w:leftChars="0"/>
        <w:rPr>
          <w:rFonts w:eastAsia="Times New Roman"/>
        </w:rPr>
      </w:pPr>
      <w:r w:rsidRPr="002F6E04">
        <w:rPr>
          <w:rFonts w:eastAsia="Times New Roman"/>
        </w:rPr>
        <w:t>has_metazoan_neighbour_on_same_scaffold</w:t>
      </w:r>
      <w:r>
        <w:rPr>
          <w:rFonts w:eastAsia="Times New Roman"/>
        </w:rPr>
        <w:tab/>
        <w:t>does the locus have neighbours on the same scaffold with uncomplicated metazoan similarities?</w:t>
      </w:r>
    </w:p>
    <w:p w14:paraId="1CF0244A" w14:textId="77777777" w:rsidR="00EC5386" w:rsidRPr="002F6E04" w:rsidRDefault="00EC5386" w:rsidP="00EC5386">
      <w:pPr>
        <w:pStyle w:val="af7"/>
        <w:numPr>
          <w:ilvl w:val="0"/>
          <w:numId w:val="14"/>
        </w:numPr>
        <w:ind w:leftChars="0"/>
        <w:rPr>
          <w:rFonts w:eastAsia="Times New Roman"/>
        </w:rPr>
      </w:pPr>
      <w:r w:rsidRPr="002F6E04">
        <w:rPr>
          <w:rFonts w:eastAsia="Times New Roman"/>
        </w:rPr>
        <w:t>intron_count</w:t>
      </w:r>
      <w:r>
        <w:rPr>
          <w:rFonts w:eastAsia="Times New Roman"/>
        </w:rPr>
        <w:tab/>
        <w:t>number of introns predicted in the gene</w:t>
      </w:r>
    </w:p>
    <w:p w14:paraId="43ACEE65" w14:textId="77777777" w:rsidR="00EC5386" w:rsidRPr="002F6E04" w:rsidRDefault="00EC5386" w:rsidP="00EC5386">
      <w:pPr>
        <w:pStyle w:val="af7"/>
        <w:numPr>
          <w:ilvl w:val="0"/>
          <w:numId w:val="14"/>
        </w:numPr>
        <w:ind w:leftChars="0"/>
        <w:rPr>
          <w:rFonts w:eastAsia="Times New Roman"/>
        </w:rPr>
      </w:pPr>
      <w:r w:rsidRPr="002F6E04">
        <w:rPr>
          <w:rFonts w:eastAsia="Times New Roman"/>
        </w:rPr>
        <w:t>expr_level_in_any_lib_gt_1tpm</w:t>
      </w:r>
      <w:r>
        <w:rPr>
          <w:rFonts w:eastAsia="Times New Roman"/>
        </w:rPr>
        <w:tab/>
        <w:t>does the gene have evidence of expression from RNA-Seq data? hiexp=greater than 1 TPM, lowexp=less than 1 TPM.</w:t>
      </w:r>
    </w:p>
    <w:p w14:paraId="5C42656B" w14:textId="77777777" w:rsidR="00EC5386" w:rsidRPr="002F6E04" w:rsidRDefault="00EC5386" w:rsidP="00EC5386">
      <w:pPr>
        <w:pStyle w:val="af7"/>
        <w:numPr>
          <w:ilvl w:val="0"/>
          <w:numId w:val="14"/>
        </w:numPr>
        <w:ind w:leftChars="0"/>
        <w:rPr>
          <w:rFonts w:eastAsia="Times New Roman"/>
        </w:rPr>
      </w:pPr>
      <w:r w:rsidRPr="002F6E04">
        <w:rPr>
          <w:rFonts w:eastAsia="Times New Roman"/>
        </w:rPr>
        <w:t>tree_classification</w:t>
      </w:r>
      <w:r>
        <w:rPr>
          <w:rFonts w:eastAsia="Times New Roman"/>
        </w:rPr>
        <w:tab/>
        <w:t>the taxonomic classification of the locus based on RAXML phylogenetic analyses</w:t>
      </w:r>
    </w:p>
    <w:p w14:paraId="7A3993B5" w14:textId="77777777" w:rsidR="00EC5386" w:rsidRPr="002F6E04" w:rsidRDefault="00EC5386" w:rsidP="00EC5386">
      <w:pPr>
        <w:pStyle w:val="af7"/>
        <w:numPr>
          <w:ilvl w:val="0"/>
          <w:numId w:val="14"/>
        </w:numPr>
        <w:ind w:leftChars="0"/>
        <w:rPr>
          <w:rFonts w:eastAsia="Times New Roman"/>
        </w:rPr>
      </w:pPr>
      <w:r w:rsidRPr="002F6E04">
        <w:rPr>
          <w:rFonts w:eastAsia="Times New Roman"/>
        </w:rPr>
        <w:t>OrthogroupName</w:t>
      </w:r>
      <w:r>
        <w:rPr>
          <w:rFonts w:eastAsia="Times New Roman"/>
        </w:rPr>
        <w:tab/>
        <w:t>the OrthoFinder orthogroup the locus is a member of</w:t>
      </w:r>
    </w:p>
    <w:p w14:paraId="0DE47ECB" w14:textId="77777777" w:rsidR="00EC5386" w:rsidRPr="002F6E04" w:rsidRDefault="00EC5386" w:rsidP="00EC5386">
      <w:pPr>
        <w:pStyle w:val="af7"/>
        <w:numPr>
          <w:ilvl w:val="0"/>
          <w:numId w:val="14"/>
        </w:numPr>
        <w:ind w:leftChars="0"/>
        <w:rPr>
          <w:rFonts w:eastAsia="Times New Roman"/>
        </w:rPr>
      </w:pPr>
      <w:r w:rsidRPr="002F6E04">
        <w:rPr>
          <w:rFonts w:eastAsia="Times New Roman"/>
        </w:rPr>
        <w:t>High_likelihood_HGTs</w:t>
      </w:r>
      <w:r>
        <w:rPr>
          <w:rFonts w:eastAsia="Times New Roman"/>
        </w:rPr>
        <w:tab/>
        <w:t>classification of likelihood of being a true HGT, with evidence supporting HighLikelihood calls</w:t>
      </w:r>
    </w:p>
    <w:p w14:paraId="11E0E4ED" w14:textId="77777777" w:rsidR="00EC5386" w:rsidRPr="002F6E04" w:rsidRDefault="00EC5386" w:rsidP="00EC5386">
      <w:pPr>
        <w:pStyle w:val="af7"/>
        <w:numPr>
          <w:ilvl w:val="0"/>
          <w:numId w:val="14"/>
        </w:numPr>
        <w:ind w:leftChars="0"/>
        <w:rPr>
          <w:rFonts w:eastAsia="Times New Roman"/>
        </w:rPr>
      </w:pPr>
      <w:r w:rsidRPr="002F6E04">
        <w:rPr>
          <w:rFonts w:eastAsia="Times New Roman"/>
        </w:rPr>
        <w:t>Ramazzottius_HGT_homologues</w:t>
      </w:r>
      <w:r>
        <w:rPr>
          <w:rFonts w:eastAsia="Times New Roman"/>
        </w:rPr>
        <w:tab/>
        <w:t xml:space="preserve">orthologues and homiologues in </w:t>
      </w:r>
      <w:r>
        <w:rPr>
          <w:rFonts w:eastAsia="Times New Roman"/>
          <w:i/>
        </w:rPr>
        <w:t xml:space="preserve">R. varieornatus </w:t>
      </w:r>
      <w:r>
        <w:rPr>
          <w:rFonts w:eastAsia="Times New Roman"/>
        </w:rPr>
        <w:t xml:space="preserve">(names are </w:t>
      </w:r>
      <w:r>
        <w:rPr>
          <w:rFonts w:eastAsia="Times New Roman"/>
          <w:i/>
        </w:rPr>
        <w:t>R. varieornatus</w:t>
      </w:r>
      <w:r>
        <w:rPr>
          <w:rFonts w:eastAsia="Times New Roman"/>
        </w:rPr>
        <w:t xml:space="preserve"> gene names)</w:t>
      </w:r>
    </w:p>
    <w:p w14:paraId="7BBB0DE5" w14:textId="77777777" w:rsidR="00EC5386" w:rsidRPr="002F6E04" w:rsidRDefault="00EC5386" w:rsidP="00EC5386">
      <w:pPr>
        <w:pStyle w:val="af7"/>
        <w:numPr>
          <w:ilvl w:val="0"/>
          <w:numId w:val="14"/>
        </w:numPr>
        <w:ind w:leftChars="0"/>
        <w:rPr>
          <w:rFonts w:eastAsia="Times New Roman"/>
        </w:rPr>
      </w:pPr>
      <w:r w:rsidRPr="002F6E04">
        <w:rPr>
          <w:rFonts w:eastAsia="Times New Roman"/>
        </w:rPr>
        <w:t>Short_InterproScan_Names</w:t>
      </w:r>
      <w:r>
        <w:rPr>
          <w:rFonts w:eastAsia="Times New Roman"/>
        </w:rPr>
        <w:tab/>
        <w:t>summary of InterProScan-derived domain annotations for the locus. Where more than one domain is found, the different domains are separated by “|” characters.</w:t>
      </w:r>
    </w:p>
    <w:p w14:paraId="5210F410" w14:textId="77777777" w:rsidR="00EC5386" w:rsidRPr="00BA081A" w:rsidRDefault="00EC5386" w:rsidP="00EC5386">
      <w:pPr>
        <w:ind w:left="540"/>
        <w:rPr>
          <w:rFonts w:ascii="Gill Sans" w:eastAsia="Times New Roman" w:hAnsi="Gill Sans" w:cs="Gill Sans"/>
          <w:sz w:val="22"/>
          <w:szCs w:val="22"/>
        </w:rPr>
      </w:pPr>
    </w:p>
    <w:p w14:paraId="6F6FFCFA" w14:textId="77777777" w:rsidR="00EC5386" w:rsidRDefault="00EC5386" w:rsidP="00EC5386">
      <w:pPr>
        <w:pStyle w:val="Normal1"/>
        <w:ind w:left="426"/>
        <w:rPr>
          <w:b/>
        </w:rPr>
      </w:pPr>
    </w:p>
    <w:p w14:paraId="3648E3A1" w14:textId="77777777" w:rsidR="00EC5386" w:rsidRDefault="00EC5386" w:rsidP="00EC5386">
      <w:pPr>
        <w:spacing w:line="276" w:lineRule="auto"/>
        <w:rPr>
          <w:rFonts w:ascii="Gill Sans" w:hAnsi="Gill Sans" w:cs="Gill Sans"/>
          <w:b/>
          <w:color w:val="000000"/>
          <w:sz w:val="22"/>
          <w:szCs w:val="22"/>
          <w:lang w:eastAsia="ja-JP"/>
        </w:rPr>
      </w:pPr>
      <w:r>
        <w:rPr>
          <w:b/>
        </w:rPr>
        <w:br w:type="page"/>
      </w:r>
    </w:p>
    <w:p w14:paraId="7A089667" w14:textId="3FE9576D" w:rsidR="00E549F8" w:rsidRPr="00177608" w:rsidRDefault="00D661B6" w:rsidP="00177608">
      <w:pPr>
        <w:pStyle w:val="Normal1"/>
        <w:ind w:left="426"/>
        <w:rPr>
          <w:b/>
          <w:bCs/>
        </w:rPr>
      </w:pPr>
      <w:r w:rsidRPr="00177608">
        <w:rPr>
          <w:b/>
          <w:bCs/>
        </w:rPr>
        <w:lastRenderedPageBreak/>
        <w:t>Supplementary D</w:t>
      </w:r>
      <w:r w:rsidR="00AE6BA1" w:rsidRPr="00177608">
        <w:rPr>
          <w:b/>
          <w:bCs/>
        </w:rPr>
        <w:t xml:space="preserve">ata File </w:t>
      </w:r>
      <w:r w:rsidR="00EC5386">
        <w:rPr>
          <w:b/>
          <w:bCs/>
        </w:rPr>
        <w:t>4</w:t>
      </w:r>
      <w:r w:rsidR="00AE6BA1" w:rsidRPr="00177608">
        <w:rPr>
          <w:b/>
          <w:bCs/>
        </w:rPr>
        <w:t xml:space="preserve">. </w:t>
      </w:r>
      <w:r w:rsidR="00F04C34" w:rsidRPr="00177608">
        <w:rPr>
          <w:b/>
          <w:bCs/>
        </w:rPr>
        <w:t>Phylogenetic analyses</w:t>
      </w:r>
      <w:r w:rsidR="00AE6BA1" w:rsidRPr="00177608">
        <w:rPr>
          <w:b/>
          <w:bCs/>
        </w:rPr>
        <w:t xml:space="preserve"> of potential Horizontal Gene Transfer candidates</w:t>
      </w:r>
    </w:p>
    <w:p w14:paraId="1D1DBE9B" w14:textId="77777777" w:rsidR="00E549F8" w:rsidRPr="001504F8" w:rsidRDefault="00E549F8" w:rsidP="00177608">
      <w:pPr>
        <w:pStyle w:val="Normal1"/>
        <w:ind w:left="426"/>
      </w:pPr>
    </w:p>
    <w:p w14:paraId="17F17D07" w14:textId="3B9990E5" w:rsidR="00E549F8" w:rsidRPr="001504F8" w:rsidRDefault="00E549F8" w:rsidP="00177608">
      <w:pPr>
        <w:pStyle w:val="Normal1"/>
        <w:ind w:left="426"/>
      </w:pPr>
      <w:r w:rsidRPr="001504F8">
        <w:t xml:space="preserve">These data are the phylogenies from which putative HGTs were classified by taxon-of-origin. This compressed file (tar-gzipped) contains a directory, that holds five subdirectories, “complex”, “metazoan”, “non-metazoan”, “prokaryotes”, “viruses”. In each subdirectory is the set of </w:t>
      </w:r>
      <w:r w:rsidR="00834572" w:rsidRPr="001504F8">
        <w:t xml:space="preserve">text files containing </w:t>
      </w:r>
      <w:r w:rsidRPr="001504F8">
        <w:t xml:space="preserve">NEWICK format trees for putative HGT loci generated by RAXML search, as described in the Methods. Each tree has a name of the form “RAxML_bestTree.bHd00409.1.faa.aln.ml.newick”: RAXML best tree for gene bHd00409.1, amino acid fasta alignment, generated with maximum likelihood, </w:t>
      </w:r>
      <w:r w:rsidR="00834572" w:rsidRPr="001504F8">
        <w:t>NEWICK</w:t>
      </w:r>
      <w:r w:rsidRPr="001504F8">
        <w:t xml:space="preserve"> format.</w:t>
      </w:r>
    </w:p>
    <w:p w14:paraId="1D7FCD52" w14:textId="77777777" w:rsidR="00E549F8" w:rsidRPr="001504F8" w:rsidRDefault="00E549F8" w:rsidP="00177608">
      <w:pPr>
        <w:pStyle w:val="Normal1"/>
        <w:ind w:left="426"/>
      </w:pPr>
    </w:p>
    <w:p w14:paraId="7011CBCB" w14:textId="77777777" w:rsidR="00A2596B" w:rsidRPr="001504F8" w:rsidRDefault="00A2596B">
      <w:pPr>
        <w:spacing w:line="276" w:lineRule="auto"/>
        <w:rPr>
          <w:rFonts w:ascii="Gill Sans" w:hAnsi="Gill Sans" w:cs="Gill Sans"/>
          <w:b/>
          <w:bCs/>
          <w:color w:val="000000"/>
          <w:sz w:val="22"/>
          <w:szCs w:val="22"/>
          <w:lang w:eastAsia="ja-JP"/>
        </w:rPr>
      </w:pPr>
      <w:r w:rsidRPr="001504F8">
        <w:rPr>
          <w:rFonts w:ascii="Gill Sans" w:hAnsi="Gill Sans" w:cs="Gill Sans"/>
          <w:b/>
          <w:bCs/>
        </w:rPr>
        <w:br w:type="page"/>
      </w:r>
    </w:p>
    <w:p w14:paraId="6ED83C05" w14:textId="247DEAAA" w:rsidR="006E6B7F" w:rsidRPr="00177608" w:rsidRDefault="00D661B6" w:rsidP="00177608">
      <w:pPr>
        <w:pStyle w:val="Normal1"/>
        <w:ind w:left="426"/>
        <w:rPr>
          <w:b/>
          <w:bCs/>
        </w:rPr>
      </w:pPr>
      <w:r w:rsidRPr="00177608">
        <w:rPr>
          <w:b/>
          <w:bCs/>
        </w:rPr>
        <w:lastRenderedPageBreak/>
        <w:t>Supplementary D</w:t>
      </w:r>
      <w:r w:rsidR="00AE6BA1" w:rsidRPr="00177608">
        <w:rPr>
          <w:b/>
          <w:bCs/>
        </w:rPr>
        <w:t xml:space="preserve">ata File </w:t>
      </w:r>
      <w:r w:rsidR="00EC5386">
        <w:rPr>
          <w:b/>
          <w:bCs/>
        </w:rPr>
        <w:t>5</w:t>
      </w:r>
      <w:r w:rsidR="00AE6BA1" w:rsidRPr="00177608">
        <w:rPr>
          <w:b/>
          <w:bCs/>
        </w:rPr>
        <w:t xml:space="preserve">. </w:t>
      </w:r>
      <w:r w:rsidR="00F04C34" w:rsidRPr="00177608">
        <w:rPr>
          <w:b/>
          <w:bCs/>
        </w:rPr>
        <w:t>Physical clustering of</w:t>
      </w:r>
      <w:r w:rsidR="008D01BF" w:rsidRPr="00177608">
        <w:rPr>
          <w:b/>
          <w:bCs/>
        </w:rPr>
        <w:t xml:space="preserve"> Horizo</w:t>
      </w:r>
      <w:r w:rsidR="00AE6BA1" w:rsidRPr="00177608">
        <w:rPr>
          <w:b/>
          <w:bCs/>
        </w:rPr>
        <w:t xml:space="preserve">ntal Gene Transfer </w:t>
      </w:r>
      <w:r w:rsidR="00F04C34" w:rsidRPr="00177608">
        <w:rPr>
          <w:b/>
          <w:bCs/>
        </w:rPr>
        <w:t>candidates in the genome</w:t>
      </w:r>
    </w:p>
    <w:p w14:paraId="30BCB3E2" w14:textId="77777777" w:rsidR="006E6B7F" w:rsidRPr="001504F8" w:rsidRDefault="006E6B7F" w:rsidP="00177608">
      <w:pPr>
        <w:pStyle w:val="Normal1"/>
        <w:ind w:left="426"/>
      </w:pPr>
    </w:p>
    <w:p w14:paraId="32DD7EA3" w14:textId="77777777" w:rsidR="00EB451F" w:rsidRPr="001504F8" w:rsidRDefault="006E6B7F" w:rsidP="00177608">
      <w:pPr>
        <w:pStyle w:val="Normal1"/>
        <w:ind w:left="426"/>
      </w:pPr>
      <w:r w:rsidRPr="001504F8">
        <w:t xml:space="preserve">This table summarises the gene neighbourhood analysis of </w:t>
      </w:r>
      <w:r w:rsidRPr="001504F8">
        <w:rPr>
          <w:i/>
          <w:iCs/>
        </w:rPr>
        <w:t xml:space="preserve">H. dujardini </w:t>
      </w:r>
      <w:r w:rsidRPr="001504F8">
        <w:t xml:space="preserve">HGT candidates. Highlighted rows indicate putative HGT gene sets that are very close on the </w:t>
      </w:r>
      <w:r w:rsidR="00480221" w:rsidRPr="001504F8">
        <w:rPr>
          <w:i/>
          <w:iCs/>
        </w:rPr>
        <w:t>H. dujardini</w:t>
      </w:r>
      <w:r w:rsidR="00480221" w:rsidRPr="001504F8">
        <w:t xml:space="preserve"> genome. </w:t>
      </w:r>
      <w:r w:rsidR="00EB451F" w:rsidRPr="001504F8">
        <w:t>For this analysis, the scaffolds were concatenated into one linear sequence, and thus one step in the assessment was determining the scaffold origin of loci (columns 13, 14).</w:t>
      </w:r>
    </w:p>
    <w:p w14:paraId="6425F48D" w14:textId="77777777" w:rsidR="00EB451F" w:rsidRPr="001504F8" w:rsidRDefault="00EB451F" w:rsidP="00177608">
      <w:pPr>
        <w:pStyle w:val="Normal1"/>
        <w:ind w:left="426"/>
      </w:pPr>
    </w:p>
    <w:p w14:paraId="1D76E9BD" w14:textId="76500722" w:rsidR="006E6B7F" w:rsidRPr="001504F8" w:rsidRDefault="00480221" w:rsidP="00177608">
      <w:pPr>
        <w:pStyle w:val="Normal1"/>
        <w:ind w:left="426"/>
      </w:pPr>
      <w:r w:rsidRPr="001504F8">
        <w:t>The columns are as follows</w:t>
      </w:r>
    </w:p>
    <w:p w14:paraId="469E937F" w14:textId="3607C09C" w:rsidR="006E6B7F" w:rsidRPr="00177608" w:rsidRDefault="006E6B7F" w:rsidP="00177608">
      <w:pPr>
        <w:pStyle w:val="af7"/>
        <w:widowControl/>
        <w:numPr>
          <w:ilvl w:val="0"/>
          <w:numId w:val="10"/>
        </w:numPr>
        <w:ind w:leftChars="0"/>
        <w:jc w:val="left"/>
        <w:rPr>
          <w:rFonts w:eastAsia="Times New Roman"/>
        </w:rPr>
      </w:pPr>
      <w:r w:rsidRPr="00177608">
        <w:rPr>
          <w:rFonts w:eastAsia="Times New Roman"/>
        </w:rPr>
        <w:t>Gene</w:t>
      </w:r>
      <w:r w:rsidRPr="001504F8">
        <w:rPr>
          <w:rFonts w:eastAsia="Times New Roman"/>
        </w:rPr>
        <w:tab/>
        <w:t>putative HGT candidate gene name</w:t>
      </w:r>
    </w:p>
    <w:p w14:paraId="4C8D5A49" w14:textId="5D85171C" w:rsidR="006E6B7F" w:rsidRPr="00177608" w:rsidRDefault="006E6B7F" w:rsidP="00177608">
      <w:pPr>
        <w:pStyle w:val="af7"/>
        <w:numPr>
          <w:ilvl w:val="0"/>
          <w:numId w:val="10"/>
        </w:numPr>
        <w:ind w:leftChars="0"/>
        <w:rPr>
          <w:rFonts w:eastAsia="Times New Roman"/>
        </w:rPr>
      </w:pPr>
      <w:r w:rsidRPr="00177608">
        <w:rPr>
          <w:rFonts w:eastAsia="Times New Roman"/>
        </w:rPr>
        <w:t>Count</w:t>
      </w:r>
      <w:r w:rsidRPr="001504F8">
        <w:rPr>
          <w:rFonts w:eastAsia="Times New Roman"/>
        </w:rPr>
        <w:tab/>
        <w:t>index count</w:t>
      </w:r>
    </w:p>
    <w:p w14:paraId="65CD729E" w14:textId="01DD33F0" w:rsidR="006E6B7F" w:rsidRPr="00177608" w:rsidRDefault="006E6B7F" w:rsidP="00177608">
      <w:pPr>
        <w:pStyle w:val="af7"/>
        <w:numPr>
          <w:ilvl w:val="0"/>
          <w:numId w:val="10"/>
        </w:numPr>
        <w:ind w:leftChars="0"/>
        <w:rPr>
          <w:rFonts w:eastAsia="Times New Roman"/>
        </w:rPr>
      </w:pPr>
      <w:r w:rsidRPr="00177608">
        <w:rPr>
          <w:rFonts w:eastAsia="Times New Roman"/>
        </w:rPr>
        <w:t>Scaffold</w:t>
      </w:r>
      <w:r w:rsidRPr="001504F8">
        <w:rPr>
          <w:rFonts w:eastAsia="Times New Roman"/>
        </w:rPr>
        <w:tab/>
        <w:t>scaffold from which the gene is predicted</w:t>
      </w:r>
    </w:p>
    <w:p w14:paraId="15B2F7E9" w14:textId="6B89E081" w:rsidR="006E6B7F" w:rsidRPr="00177608" w:rsidRDefault="00480221" w:rsidP="00177608">
      <w:pPr>
        <w:pStyle w:val="af7"/>
        <w:numPr>
          <w:ilvl w:val="0"/>
          <w:numId w:val="10"/>
        </w:numPr>
        <w:ind w:leftChars="0"/>
        <w:rPr>
          <w:rFonts w:eastAsia="Times New Roman"/>
        </w:rPr>
      </w:pPr>
      <w:r w:rsidRPr="001504F8">
        <w:rPr>
          <w:rFonts w:eastAsia="Times New Roman"/>
        </w:rPr>
        <w:t>N</w:t>
      </w:r>
      <w:r w:rsidR="006E6B7F" w:rsidRPr="00177608">
        <w:rPr>
          <w:rFonts w:eastAsia="Times New Roman"/>
        </w:rPr>
        <w:t>umber</w:t>
      </w:r>
      <w:r w:rsidR="006E6B7F" w:rsidRPr="001504F8">
        <w:rPr>
          <w:rFonts w:eastAsia="Times New Roman"/>
        </w:rPr>
        <w:tab/>
        <w:t>number of gene on scaffold</w:t>
      </w:r>
    </w:p>
    <w:p w14:paraId="0DDD5753" w14:textId="6762B5EA" w:rsidR="006E6B7F" w:rsidRPr="00177608" w:rsidRDefault="006E6B7F" w:rsidP="00177608">
      <w:pPr>
        <w:pStyle w:val="af7"/>
        <w:numPr>
          <w:ilvl w:val="0"/>
          <w:numId w:val="10"/>
        </w:numPr>
        <w:ind w:leftChars="0"/>
        <w:rPr>
          <w:rFonts w:eastAsia="Times New Roman"/>
        </w:rPr>
      </w:pPr>
      <w:r w:rsidRPr="00177608">
        <w:rPr>
          <w:rFonts w:eastAsia="Times New Roman"/>
        </w:rPr>
        <w:t>PrevNum</w:t>
      </w:r>
      <w:r w:rsidR="00480221" w:rsidRPr="001504F8">
        <w:rPr>
          <w:rFonts w:eastAsia="Times New Roman"/>
        </w:rPr>
        <w:tab/>
        <w:t>number of the closest HGT candidate to the left of the gene (set to -1000000 if the gene is the first on the scaffold)</w:t>
      </w:r>
    </w:p>
    <w:p w14:paraId="7F6BCF09" w14:textId="41DBF46C" w:rsidR="006E6B7F" w:rsidRPr="00177608" w:rsidRDefault="006E6B7F" w:rsidP="00177608">
      <w:pPr>
        <w:pStyle w:val="af7"/>
        <w:numPr>
          <w:ilvl w:val="0"/>
          <w:numId w:val="10"/>
        </w:numPr>
        <w:ind w:leftChars="0"/>
        <w:rPr>
          <w:rFonts w:eastAsia="Times New Roman"/>
        </w:rPr>
      </w:pPr>
      <w:r w:rsidRPr="00177608">
        <w:rPr>
          <w:rFonts w:eastAsia="Times New Roman"/>
        </w:rPr>
        <w:t>PrevGene</w:t>
      </w:r>
      <w:r w:rsidR="00480221" w:rsidRPr="001504F8">
        <w:rPr>
          <w:rFonts w:eastAsia="Times New Roman"/>
        </w:rPr>
        <w:tab/>
        <w:t>putative downstream HGT candidate gene name</w:t>
      </w:r>
    </w:p>
    <w:p w14:paraId="1A4CCA8B" w14:textId="77777777" w:rsidR="00480221" w:rsidRPr="001504F8" w:rsidRDefault="00480221" w:rsidP="00480221">
      <w:pPr>
        <w:pStyle w:val="af7"/>
        <w:numPr>
          <w:ilvl w:val="0"/>
          <w:numId w:val="10"/>
        </w:numPr>
        <w:ind w:leftChars="0"/>
        <w:rPr>
          <w:rFonts w:eastAsia="Times New Roman"/>
        </w:rPr>
      </w:pPr>
      <w:r w:rsidRPr="001504F8">
        <w:rPr>
          <w:rFonts w:eastAsia="Times New Roman"/>
        </w:rPr>
        <w:t>Number</w:t>
      </w:r>
      <w:r w:rsidRPr="001504F8">
        <w:rPr>
          <w:rFonts w:eastAsia="Times New Roman"/>
        </w:rPr>
        <w:tab/>
        <w:t>number of gene on scaffold</w:t>
      </w:r>
    </w:p>
    <w:p w14:paraId="2285AC6B" w14:textId="69868F7C" w:rsidR="006E6B7F" w:rsidRPr="00177608" w:rsidRDefault="006E6B7F" w:rsidP="00177608">
      <w:pPr>
        <w:pStyle w:val="af7"/>
        <w:numPr>
          <w:ilvl w:val="0"/>
          <w:numId w:val="10"/>
        </w:numPr>
        <w:ind w:leftChars="0"/>
        <w:rPr>
          <w:rFonts w:eastAsia="Times New Roman"/>
        </w:rPr>
      </w:pPr>
      <w:r w:rsidRPr="00177608">
        <w:rPr>
          <w:rFonts w:eastAsia="Times New Roman"/>
        </w:rPr>
        <w:t>NextNum</w:t>
      </w:r>
      <w:r w:rsidRPr="001504F8">
        <w:rPr>
          <w:rFonts w:eastAsia="Times New Roman"/>
        </w:rPr>
        <w:tab/>
      </w:r>
      <w:r w:rsidR="00480221" w:rsidRPr="001504F8">
        <w:rPr>
          <w:rFonts w:eastAsia="Times New Roman"/>
        </w:rPr>
        <w:t>number of the closest HGT candidate to the right of the gene (set to 1000000 if the gene is the last on the scaffold)</w:t>
      </w:r>
    </w:p>
    <w:p w14:paraId="7D343905" w14:textId="4926720B" w:rsidR="006E6B7F" w:rsidRPr="00177608" w:rsidRDefault="006E6B7F" w:rsidP="00177608">
      <w:pPr>
        <w:pStyle w:val="af7"/>
        <w:numPr>
          <w:ilvl w:val="0"/>
          <w:numId w:val="10"/>
        </w:numPr>
        <w:ind w:leftChars="0"/>
        <w:rPr>
          <w:rFonts w:eastAsia="Times New Roman"/>
        </w:rPr>
      </w:pPr>
      <w:r w:rsidRPr="00177608">
        <w:rPr>
          <w:rFonts w:eastAsia="Times New Roman"/>
        </w:rPr>
        <w:t>NextGene</w:t>
      </w:r>
      <w:r w:rsidR="00480221" w:rsidRPr="001504F8">
        <w:rPr>
          <w:rFonts w:eastAsia="Times New Roman"/>
        </w:rPr>
        <w:tab/>
        <w:t>putative upstream HGT candidate gene name</w:t>
      </w:r>
    </w:p>
    <w:p w14:paraId="577C5ED7" w14:textId="4C145D5B" w:rsidR="006E6B7F" w:rsidRPr="00177608" w:rsidRDefault="006E6B7F" w:rsidP="00177608">
      <w:pPr>
        <w:pStyle w:val="af7"/>
        <w:numPr>
          <w:ilvl w:val="0"/>
          <w:numId w:val="10"/>
        </w:numPr>
        <w:ind w:leftChars="0"/>
        <w:rPr>
          <w:rFonts w:eastAsia="Times New Roman"/>
        </w:rPr>
      </w:pPr>
      <w:r w:rsidRPr="00177608">
        <w:rPr>
          <w:rFonts w:eastAsia="Times New Roman"/>
        </w:rPr>
        <w:t>DifPrev</w:t>
      </w:r>
      <w:r w:rsidR="00480221" w:rsidRPr="001504F8">
        <w:rPr>
          <w:rFonts w:eastAsia="Times New Roman"/>
        </w:rPr>
        <w:tab/>
        <w:t>number of genes between focal gene and next HGT candidate to left</w:t>
      </w:r>
    </w:p>
    <w:p w14:paraId="594F38D8" w14:textId="79F739A2" w:rsidR="006E6B7F" w:rsidRPr="00177608" w:rsidRDefault="006E6B7F" w:rsidP="00177608">
      <w:pPr>
        <w:pStyle w:val="af7"/>
        <w:numPr>
          <w:ilvl w:val="0"/>
          <w:numId w:val="10"/>
        </w:numPr>
        <w:ind w:leftChars="0"/>
        <w:rPr>
          <w:rFonts w:eastAsia="Times New Roman"/>
        </w:rPr>
      </w:pPr>
      <w:r w:rsidRPr="00177608">
        <w:rPr>
          <w:rFonts w:eastAsia="Times New Roman"/>
        </w:rPr>
        <w:t>DifNext</w:t>
      </w:r>
      <w:r w:rsidR="00480221" w:rsidRPr="001504F8">
        <w:rPr>
          <w:rFonts w:eastAsia="Times New Roman"/>
        </w:rPr>
        <w:tab/>
        <w:t>number of genes between focal gene and next HGT candidate to right</w:t>
      </w:r>
    </w:p>
    <w:p w14:paraId="4F448F09" w14:textId="3A0FE771" w:rsidR="006E6B7F" w:rsidRPr="00177608" w:rsidRDefault="006E6B7F" w:rsidP="00177608">
      <w:pPr>
        <w:pStyle w:val="af7"/>
        <w:numPr>
          <w:ilvl w:val="0"/>
          <w:numId w:val="10"/>
        </w:numPr>
        <w:ind w:leftChars="0"/>
        <w:rPr>
          <w:rFonts w:eastAsia="Times New Roman"/>
        </w:rPr>
      </w:pPr>
      <w:r w:rsidRPr="00177608">
        <w:rPr>
          <w:rFonts w:eastAsia="Times New Roman"/>
        </w:rPr>
        <w:t>DiffClose</w:t>
      </w:r>
      <w:r w:rsidR="00480221" w:rsidRPr="001504F8">
        <w:rPr>
          <w:rFonts w:eastAsia="Times New Roman"/>
        </w:rPr>
        <w:tab/>
        <w:t>number of genes between focal gene and next closest HGT candidate (minimum of columns 10 and 11)</w:t>
      </w:r>
    </w:p>
    <w:p w14:paraId="14301A93" w14:textId="3A6B282B" w:rsidR="006E6B7F" w:rsidRPr="00177608" w:rsidRDefault="006E6B7F" w:rsidP="00177608">
      <w:pPr>
        <w:pStyle w:val="af7"/>
        <w:numPr>
          <w:ilvl w:val="0"/>
          <w:numId w:val="10"/>
        </w:numPr>
        <w:ind w:leftChars="0"/>
        <w:rPr>
          <w:rFonts w:eastAsia="Times New Roman"/>
        </w:rPr>
      </w:pPr>
      <w:r w:rsidRPr="00177608">
        <w:rPr>
          <w:rFonts w:eastAsia="Times New Roman"/>
        </w:rPr>
        <w:t>ScaffClose</w:t>
      </w:r>
      <w:r w:rsidR="00EB451F" w:rsidRPr="001504F8">
        <w:rPr>
          <w:rFonts w:eastAsia="Times New Roman"/>
        </w:rPr>
        <w:tab/>
        <w:t>the scaffold on which the closest next HGT gene resides</w:t>
      </w:r>
    </w:p>
    <w:p w14:paraId="147825C3" w14:textId="3CA9023A" w:rsidR="006E6B7F" w:rsidRPr="00177608" w:rsidRDefault="006E6B7F" w:rsidP="00177608">
      <w:pPr>
        <w:pStyle w:val="af7"/>
        <w:numPr>
          <w:ilvl w:val="0"/>
          <w:numId w:val="10"/>
        </w:numPr>
        <w:ind w:leftChars="0"/>
        <w:rPr>
          <w:rFonts w:eastAsia="Times New Roman"/>
        </w:rPr>
      </w:pPr>
      <w:r w:rsidRPr="00177608">
        <w:rPr>
          <w:rFonts w:eastAsia="Times New Roman"/>
        </w:rPr>
        <w:t>SameScaf</w:t>
      </w:r>
      <w:r w:rsidR="00EB451F" w:rsidRPr="001504F8">
        <w:rPr>
          <w:rFonts w:eastAsia="Times New Roman"/>
        </w:rPr>
        <w:tab/>
        <w:t>whether this scaffold is the same as the scaffold on which the focal gene resides.</w:t>
      </w:r>
    </w:p>
    <w:p w14:paraId="604D71B2" w14:textId="765359D4" w:rsidR="006E6B7F" w:rsidRPr="00177608" w:rsidRDefault="006E6B7F" w:rsidP="00177608">
      <w:pPr>
        <w:pStyle w:val="af7"/>
        <w:numPr>
          <w:ilvl w:val="0"/>
          <w:numId w:val="10"/>
        </w:numPr>
        <w:ind w:leftChars="0"/>
        <w:rPr>
          <w:rFonts w:eastAsia="Times New Roman"/>
        </w:rPr>
      </w:pPr>
      <w:r w:rsidRPr="00177608">
        <w:rPr>
          <w:rFonts w:eastAsia="Times New Roman"/>
        </w:rPr>
        <w:t>DiffClose</w:t>
      </w:r>
      <w:r w:rsidR="00EB451F" w:rsidRPr="001504F8">
        <w:rPr>
          <w:rFonts w:eastAsia="Times New Roman"/>
        </w:rPr>
        <w:tab/>
        <w:t>number of genes between focal gene and next closest HGT candidate on the same scaffold (minimum of columns 10 and 11)</w:t>
      </w:r>
    </w:p>
    <w:p w14:paraId="160F9AED" w14:textId="1971C68E" w:rsidR="006E6B7F" w:rsidRPr="00177608" w:rsidRDefault="006E6B7F" w:rsidP="00177608">
      <w:pPr>
        <w:pStyle w:val="af7"/>
        <w:numPr>
          <w:ilvl w:val="0"/>
          <w:numId w:val="10"/>
        </w:numPr>
        <w:ind w:leftChars="0"/>
        <w:rPr>
          <w:rFonts w:eastAsia="Times New Roman"/>
        </w:rPr>
      </w:pPr>
      <w:r w:rsidRPr="00177608">
        <w:rPr>
          <w:rFonts w:eastAsia="Times New Roman"/>
        </w:rPr>
        <w:t>Phylo</w:t>
      </w:r>
      <w:r w:rsidR="00EB451F" w:rsidRPr="001504F8">
        <w:rPr>
          <w:rFonts w:eastAsia="Times New Roman"/>
        </w:rPr>
        <w:tab/>
        <w:t>phylogenetic classification of the taxon-of-origin of the focal locus</w:t>
      </w:r>
    </w:p>
    <w:p w14:paraId="6FB720BB" w14:textId="05F50EEC" w:rsidR="006E6B7F" w:rsidRPr="00177608" w:rsidRDefault="006E6B7F" w:rsidP="00177608">
      <w:pPr>
        <w:pStyle w:val="af7"/>
        <w:numPr>
          <w:ilvl w:val="0"/>
          <w:numId w:val="10"/>
        </w:numPr>
        <w:ind w:leftChars="0"/>
        <w:rPr>
          <w:rFonts w:eastAsia="Times New Roman"/>
        </w:rPr>
      </w:pPr>
      <w:r w:rsidRPr="00177608">
        <w:rPr>
          <w:rFonts w:eastAsia="Times New Roman"/>
        </w:rPr>
        <w:t>TrEMBL</w:t>
      </w:r>
      <w:r w:rsidR="00EB451F" w:rsidRPr="001504F8">
        <w:rPr>
          <w:rFonts w:eastAsia="Times New Roman"/>
        </w:rPr>
        <w:tab/>
        <w:t>best BLAST match of the focal locus in TrEMBL</w:t>
      </w:r>
    </w:p>
    <w:p w14:paraId="5F6F8D55" w14:textId="1FACDC45" w:rsidR="006E6B7F" w:rsidRPr="00177608" w:rsidRDefault="006E6B7F" w:rsidP="00177608">
      <w:pPr>
        <w:pStyle w:val="af7"/>
        <w:numPr>
          <w:ilvl w:val="0"/>
          <w:numId w:val="10"/>
        </w:numPr>
        <w:ind w:leftChars="0"/>
        <w:rPr>
          <w:rFonts w:eastAsia="Times New Roman"/>
        </w:rPr>
      </w:pPr>
      <w:r w:rsidRPr="00177608">
        <w:rPr>
          <w:rFonts w:eastAsia="Times New Roman"/>
        </w:rPr>
        <w:t>Swiss-Prot</w:t>
      </w:r>
      <w:r w:rsidR="00EB451F" w:rsidRPr="001504F8">
        <w:rPr>
          <w:rFonts w:eastAsia="Times New Roman"/>
        </w:rPr>
        <w:t xml:space="preserve"> </w:t>
      </w:r>
      <w:r w:rsidR="00EB451F" w:rsidRPr="001504F8">
        <w:rPr>
          <w:rFonts w:eastAsia="Times New Roman"/>
        </w:rPr>
        <w:tab/>
        <w:t>best BLAST match of the focal locus in SwissProt</w:t>
      </w:r>
    </w:p>
    <w:p w14:paraId="558DE931" w14:textId="3B798042" w:rsidR="00261209" w:rsidRPr="001504F8" w:rsidRDefault="00261209">
      <w:pPr>
        <w:rPr>
          <w:rFonts w:ascii="Gill Sans" w:eastAsia="Times New Roman" w:hAnsi="Gill Sans" w:cs="Gill Sans"/>
        </w:rPr>
      </w:pPr>
      <w:r w:rsidRPr="001504F8">
        <w:rPr>
          <w:rFonts w:ascii="Gill Sans" w:eastAsia="Times New Roman" w:hAnsi="Gill Sans" w:cs="Gill Sans"/>
        </w:rPr>
        <w:br w:type="page"/>
      </w:r>
    </w:p>
    <w:p w14:paraId="06E30F66" w14:textId="30B47837" w:rsidR="00261209" w:rsidRPr="00177608" w:rsidRDefault="00D661B6" w:rsidP="00177608">
      <w:pPr>
        <w:pStyle w:val="Normal1"/>
        <w:ind w:left="426"/>
        <w:rPr>
          <w:b/>
          <w:bCs/>
        </w:rPr>
      </w:pPr>
      <w:r w:rsidRPr="00177608">
        <w:rPr>
          <w:b/>
          <w:bCs/>
        </w:rPr>
        <w:lastRenderedPageBreak/>
        <w:t>Supplementary D</w:t>
      </w:r>
      <w:r w:rsidR="00AE6BA1" w:rsidRPr="00177608">
        <w:rPr>
          <w:b/>
          <w:bCs/>
        </w:rPr>
        <w:t xml:space="preserve">ata File </w:t>
      </w:r>
      <w:r w:rsidR="00EC5386">
        <w:rPr>
          <w:b/>
          <w:bCs/>
        </w:rPr>
        <w:t>6</w:t>
      </w:r>
      <w:r w:rsidR="00AE6BA1" w:rsidRPr="00177608">
        <w:rPr>
          <w:b/>
          <w:bCs/>
        </w:rPr>
        <w:t>. Genes differentially expressed in anhydrobiosis</w:t>
      </w:r>
    </w:p>
    <w:p w14:paraId="4F864DC1" w14:textId="77777777" w:rsidR="00261209" w:rsidRPr="001504F8" w:rsidRDefault="00261209" w:rsidP="00177608">
      <w:pPr>
        <w:pStyle w:val="Normal1"/>
        <w:ind w:left="426"/>
      </w:pPr>
    </w:p>
    <w:p w14:paraId="5419ED2B" w14:textId="72F0FA5C" w:rsidR="00261209" w:rsidRPr="001504F8" w:rsidRDefault="00261209" w:rsidP="00177608">
      <w:pPr>
        <w:pStyle w:val="Normal1"/>
        <w:ind w:left="426"/>
      </w:pPr>
      <w:r w:rsidRPr="001504F8">
        <w:t xml:space="preserve">This table describes the analysis of differential gene expression under anhydrobiosis of </w:t>
      </w:r>
      <w:r w:rsidRPr="001504F8">
        <w:rPr>
          <w:i/>
          <w:iCs/>
        </w:rPr>
        <w:t>H. dujardini</w:t>
      </w:r>
      <w:r w:rsidRPr="001504F8">
        <w:t>, based on mRNA-Seq of active and anhydrobiotic, “tun” animals. TPM: transcripts per million mapped.</w:t>
      </w:r>
    </w:p>
    <w:p w14:paraId="1B576FFF" w14:textId="77777777" w:rsidR="00261209" w:rsidRPr="001504F8" w:rsidRDefault="00261209" w:rsidP="00177608">
      <w:pPr>
        <w:pStyle w:val="Normal1"/>
        <w:ind w:left="426"/>
      </w:pPr>
    </w:p>
    <w:p w14:paraId="60D46B66" w14:textId="77777777" w:rsidR="00261209" w:rsidRPr="001504F8" w:rsidRDefault="00261209" w:rsidP="00177608">
      <w:pPr>
        <w:pStyle w:val="Normal1"/>
        <w:ind w:left="426"/>
      </w:pPr>
      <w:r w:rsidRPr="001504F8">
        <w:t>The columns are as follows:</w:t>
      </w:r>
    </w:p>
    <w:p w14:paraId="5BC328D9" w14:textId="18BC14F1" w:rsidR="00261209" w:rsidRPr="00177608" w:rsidRDefault="00261209" w:rsidP="00177608">
      <w:pPr>
        <w:pStyle w:val="af7"/>
        <w:numPr>
          <w:ilvl w:val="0"/>
          <w:numId w:val="11"/>
        </w:numPr>
        <w:ind w:leftChars="0"/>
        <w:rPr>
          <w:rFonts w:eastAsia="Times New Roman"/>
        </w:rPr>
      </w:pPr>
      <w:r w:rsidRPr="001504F8">
        <w:rPr>
          <w:rFonts w:eastAsia="Times New Roman"/>
        </w:rPr>
        <w:t>Gene</w:t>
      </w:r>
      <w:r w:rsidRPr="001504F8">
        <w:rPr>
          <w:rFonts w:eastAsia="Times New Roman"/>
        </w:rPr>
        <w:tab/>
        <w:t>gene name</w:t>
      </w:r>
    </w:p>
    <w:p w14:paraId="6902F37B" w14:textId="710C7BBC" w:rsidR="00261209" w:rsidRPr="00177608" w:rsidRDefault="00261209" w:rsidP="00177608">
      <w:pPr>
        <w:pStyle w:val="af7"/>
        <w:numPr>
          <w:ilvl w:val="0"/>
          <w:numId w:val="11"/>
        </w:numPr>
        <w:ind w:leftChars="0"/>
        <w:rPr>
          <w:rFonts w:eastAsia="Times New Roman"/>
        </w:rPr>
      </w:pPr>
      <w:r w:rsidRPr="00177608">
        <w:rPr>
          <w:rFonts w:eastAsia="Times New Roman"/>
        </w:rPr>
        <w:t>Active-1</w:t>
      </w:r>
      <w:r w:rsidRPr="001504F8">
        <w:rPr>
          <w:rFonts w:eastAsia="Times New Roman"/>
        </w:rPr>
        <w:tab/>
        <w:t>TPM in sample of active animals 1, assessed by Kallisto</w:t>
      </w:r>
    </w:p>
    <w:p w14:paraId="3143B00B" w14:textId="720F509B" w:rsidR="00261209" w:rsidRPr="00177608" w:rsidRDefault="00261209" w:rsidP="00177608">
      <w:pPr>
        <w:pStyle w:val="af7"/>
        <w:numPr>
          <w:ilvl w:val="0"/>
          <w:numId w:val="11"/>
        </w:numPr>
        <w:ind w:leftChars="0"/>
        <w:rPr>
          <w:rFonts w:eastAsia="Times New Roman"/>
        </w:rPr>
      </w:pPr>
      <w:r w:rsidRPr="00177608">
        <w:rPr>
          <w:rFonts w:eastAsia="Times New Roman"/>
        </w:rPr>
        <w:t>Active-2</w:t>
      </w:r>
      <w:r w:rsidRPr="001504F8">
        <w:rPr>
          <w:rFonts w:eastAsia="Times New Roman"/>
        </w:rPr>
        <w:t xml:space="preserve"> </w:t>
      </w:r>
      <w:r w:rsidRPr="001504F8">
        <w:rPr>
          <w:rFonts w:eastAsia="Times New Roman"/>
        </w:rPr>
        <w:tab/>
        <w:t>TPM in sample of active animals 2, assessed by Kallisto</w:t>
      </w:r>
    </w:p>
    <w:p w14:paraId="0CC5613A" w14:textId="374DE348" w:rsidR="00261209" w:rsidRPr="00177608" w:rsidRDefault="00261209" w:rsidP="00177608">
      <w:pPr>
        <w:pStyle w:val="af7"/>
        <w:numPr>
          <w:ilvl w:val="0"/>
          <w:numId w:val="11"/>
        </w:numPr>
        <w:ind w:leftChars="0"/>
        <w:rPr>
          <w:rFonts w:eastAsia="Times New Roman"/>
        </w:rPr>
      </w:pPr>
      <w:r w:rsidRPr="00177608">
        <w:rPr>
          <w:rFonts w:eastAsia="Times New Roman"/>
        </w:rPr>
        <w:t>Active-3</w:t>
      </w:r>
      <w:r w:rsidRPr="001504F8">
        <w:rPr>
          <w:rFonts w:eastAsia="Times New Roman"/>
        </w:rPr>
        <w:t xml:space="preserve"> </w:t>
      </w:r>
      <w:r w:rsidRPr="001504F8">
        <w:rPr>
          <w:rFonts w:eastAsia="Times New Roman"/>
        </w:rPr>
        <w:tab/>
        <w:t>TPM in sample of active animals 3, assessed by Kallisto</w:t>
      </w:r>
    </w:p>
    <w:p w14:paraId="0B2FAFA3" w14:textId="36F264A9" w:rsidR="00261209" w:rsidRPr="00177608" w:rsidRDefault="00261209" w:rsidP="00177608">
      <w:pPr>
        <w:pStyle w:val="af7"/>
        <w:numPr>
          <w:ilvl w:val="0"/>
          <w:numId w:val="11"/>
        </w:numPr>
        <w:ind w:leftChars="0"/>
        <w:rPr>
          <w:rFonts w:eastAsia="Times New Roman"/>
        </w:rPr>
      </w:pPr>
      <w:r w:rsidRPr="00177608">
        <w:rPr>
          <w:rFonts w:eastAsia="Times New Roman"/>
        </w:rPr>
        <w:t>Tun-1</w:t>
      </w:r>
      <w:r w:rsidRPr="001504F8">
        <w:rPr>
          <w:rFonts w:eastAsia="Times New Roman"/>
        </w:rPr>
        <w:t xml:space="preserve"> </w:t>
      </w:r>
      <w:r w:rsidRPr="001504F8">
        <w:rPr>
          <w:rFonts w:eastAsia="Times New Roman"/>
        </w:rPr>
        <w:tab/>
        <w:t>TPM in sample of tun animals 1, assessed by Kallisto</w:t>
      </w:r>
    </w:p>
    <w:p w14:paraId="3F71B138" w14:textId="6B414B9A" w:rsidR="00261209" w:rsidRPr="00177608" w:rsidRDefault="00261209" w:rsidP="00177608">
      <w:pPr>
        <w:pStyle w:val="af7"/>
        <w:numPr>
          <w:ilvl w:val="0"/>
          <w:numId w:val="11"/>
        </w:numPr>
        <w:ind w:leftChars="0"/>
        <w:rPr>
          <w:rFonts w:eastAsia="Times New Roman"/>
        </w:rPr>
      </w:pPr>
      <w:r w:rsidRPr="00177608">
        <w:rPr>
          <w:rFonts w:eastAsia="Times New Roman"/>
        </w:rPr>
        <w:t>Tun-2</w:t>
      </w:r>
      <w:r w:rsidRPr="001504F8">
        <w:rPr>
          <w:rFonts w:eastAsia="Times New Roman"/>
        </w:rPr>
        <w:t xml:space="preserve"> </w:t>
      </w:r>
      <w:r w:rsidRPr="001504F8">
        <w:rPr>
          <w:rFonts w:eastAsia="Times New Roman"/>
        </w:rPr>
        <w:tab/>
        <w:t>TPM in sample of tun animals 2, assessed by Kallisto</w:t>
      </w:r>
    </w:p>
    <w:p w14:paraId="07A8833E" w14:textId="30D18080" w:rsidR="00261209" w:rsidRPr="00177608" w:rsidRDefault="00261209" w:rsidP="00177608">
      <w:pPr>
        <w:pStyle w:val="af7"/>
        <w:numPr>
          <w:ilvl w:val="0"/>
          <w:numId w:val="11"/>
        </w:numPr>
        <w:ind w:leftChars="0"/>
        <w:rPr>
          <w:rFonts w:eastAsia="Times New Roman"/>
        </w:rPr>
      </w:pPr>
      <w:r w:rsidRPr="00177608">
        <w:rPr>
          <w:rFonts w:eastAsia="Times New Roman"/>
        </w:rPr>
        <w:t>Tun-3</w:t>
      </w:r>
      <w:r w:rsidRPr="001504F8">
        <w:rPr>
          <w:rFonts w:eastAsia="Times New Roman"/>
        </w:rPr>
        <w:t xml:space="preserve"> </w:t>
      </w:r>
      <w:r w:rsidRPr="001504F8">
        <w:rPr>
          <w:rFonts w:eastAsia="Times New Roman"/>
        </w:rPr>
        <w:tab/>
        <w:t>TPM in sample of tun animals 3, assessed by Kallisto</w:t>
      </w:r>
    </w:p>
    <w:p w14:paraId="66BFA974" w14:textId="746DA9E4" w:rsidR="00261209" w:rsidRPr="00177608" w:rsidRDefault="00261209" w:rsidP="00177608">
      <w:pPr>
        <w:pStyle w:val="af7"/>
        <w:numPr>
          <w:ilvl w:val="0"/>
          <w:numId w:val="11"/>
        </w:numPr>
        <w:ind w:leftChars="0"/>
        <w:rPr>
          <w:rFonts w:eastAsia="Times New Roman"/>
        </w:rPr>
      </w:pPr>
      <w:r w:rsidRPr="00177608">
        <w:rPr>
          <w:rFonts w:eastAsia="Times New Roman"/>
        </w:rPr>
        <w:t>FoldChange</w:t>
      </w:r>
      <w:r w:rsidRPr="001504F8">
        <w:rPr>
          <w:rFonts w:eastAsia="Times New Roman"/>
        </w:rPr>
        <w:tab/>
        <w:t>fold change in tun animals (mean of tun TPM/mean of active TPM)</w:t>
      </w:r>
    </w:p>
    <w:p w14:paraId="61D4AF5D" w14:textId="19972DD1" w:rsidR="00261209" w:rsidRPr="00177608" w:rsidRDefault="00261209" w:rsidP="00177608">
      <w:pPr>
        <w:pStyle w:val="af7"/>
        <w:numPr>
          <w:ilvl w:val="0"/>
          <w:numId w:val="11"/>
        </w:numPr>
        <w:ind w:leftChars="0"/>
        <w:rPr>
          <w:rFonts w:eastAsia="Times New Roman"/>
        </w:rPr>
      </w:pPr>
      <w:r w:rsidRPr="00177608">
        <w:rPr>
          <w:rFonts w:eastAsia="Times New Roman"/>
        </w:rPr>
        <w:t>Active-1</w:t>
      </w:r>
      <w:r w:rsidR="00AB2BB3" w:rsidRPr="001504F8">
        <w:rPr>
          <w:rFonts w:eastAsia="Times New Roman"/>
        </w:rPr>
        <w:tab/>
        <w:t>fragments mapped in sample of active animals 1 using BWA</w:t>
      </w:r>
    </w:p>
    <w:p w14:paraId="37587607" w14:textId="43EAA1DC" w:rsidR="00261209" w:rsidRPr="00177608" w:rsidRDefault="00261209" w:rsidP="00177608">
      <w:pPr>
        <w:pStyle w:val="af7"/>
        <w:numPr>
          <w:ilvl w:val="0"/>
          <w:numId w:val="11"/>
        </w:numPr>
        <w:ind w:leftChars="0"/>
        <w:rPr>
          <w:rFonts w:eastAsia="Times New Roman"/>
        </w:rPr>
      </w:pPr>
      <w:r w:rsidRPr="00177608">
        <w:rPr>
          <w:rFonts w:eastAsia="Times New Roman"/>
        </w:rPr>
        <w:t>Active-2</w:t>
      </w:r>
      <w:r w:rsidR="00AB2BB3" w:rsidRPr="001504F8">
        <w:rPr>
          <w:rFonts w:eastAsia="Times New Roman"/>
        </w:rPr>
        <w:tab/>
        <w:t>fragments mapped in sample of active animals 2 using BWA</w:t>
      </w:r>
    </w:p>
    <w:p w14:paraId="57B4ABF4" w14:textId="6163E2CD" w:rsidR="00261209" w:rsidRPr="00177608" w:rsidRDefault="00261209" w:rsidP="00177608">
      <w:pPr>
        <w:pStyle w:val="af7"/>
        <w:numPr>
          <w:ilvl w:val="0"/>
          <w:numId w:val="11"/>
        </w:numPr>
        <w:ind w:leftChars="0"/>
        <w:rPr>
          <w:rFonts w:eastAsia="Times New Roman"/>
        </w:rPr>
      </w:pPr>
      <w:r w:rsidRPr="00177608">
        <w:rPr>
          <w:rFonts w:eastAsia="Times New Roman"/>
        </w:rPr>
        <w:t>Active-3</w:t>
      </w:r>
      <w:r w:rsidR="00AB2BB3" w:rsidRPr="001504F8">
        <w:rPr>
          <w:rFonts w:eastAsia="Times New Roman"/>
        </w:rPr>
        <w:t xml:space="preserve"> </w:t>
      </w:r>
      <w:r w:rsidR="00AB2BB3" w:rsidRPr="001504F8">
        <w:rPr>
          <w:rFonts w:eastAsia="Times New Roman"/>
        </w:rPr>
        <w:tab/>
        <w:t>fragments mapped in sample of active animals 3 using BWA</w:t>
      </w:r>
    </w:p>
    <w:p w14:paraId="49359F6F" w14:textId="34487968" w:rsidR="00261209" w:rsidRPr="00177608" w:rsidRDefault="00261209" w:rsidP="00177608">
      <w:pPr>
        <w:pStyle w:val="af7"/>
        <w:numPr>
          <w:ilvl w:val="0"/>
          <w:numId w:val="11"/>
        </w:numPr>
        <w:ind w:leftChars="0"/>
        <w:rPr>
          <w:rFonts w:eastAsia="Times New Roman"/>
        </w:rPr>
      </w:pPr>
      <w:r w:rsidRPr="00177608">
        <w:rPr>
          <w:rFonts w:eastAsia="Times New Roman"/>
        </w:rPr>
        <w:t>Tun-1</w:t>
      </w:r>
      <w:r w:rsidR="00AB2BB3" w:rsidRPr="001504F8">
        <w:rPr>
          <w:rFonts w:eastAsia="Times New Roman"/>
        </w:rPr>
        <w:t xml:space="preserve"> </w:t>
      </w:r>
      <w:r w:rsidR="00AB2BB3" w:rsidRPr="001504F8">
        <w:rPr>
          <w:rFonts w:eastAsia="Times New Roman"/>
        </w:rPr>
        <w:tab/>
        <w:t>fragments mapped in sample of tun animals 1 using BWA</w:t>
      </w:r>
    </w:p>
    <w:p w14:paraId="29323F77" w14:textId="7377BCBD" w:rsidR="00261209" w:rsidRPr="00177608" w:rsidRDefault="00261209" w:rsidP="00177608">
      <w:pPr>
        <w:pStyle w:val="af7"/>
        <w:numPr>
          <w:ilvl w:val="0"/>
          <w:numId w:val="11"/>
        </w:numPr>
        <w:ind w:leftChars="0"/>
        <w:rPr>
          <w:rFonts w:eastAsia="Times New Roman"/>
        </w:rPr>
      </w:pPr>
      <w:r w:rsidRPr="00177608">
        <w:rPr>
          <w:rFonts w:eastAsia="Times New Roman"/>
        </w:rPr>
        <w:t>Tun-2</w:t>
      </w:r>
      <w:r w:rsidR="00AB2BB3" w:rsidRPr="001504F8">
        <w:rPr>
          <w:rFonts w:eastAsia="Times New Roman"/>
        </w:rPr>
        <w:t xml:space="preserve"> </w:t>
      </w:r>
      <w:r w:rsidR="00AB2BB3" w:rsidRPr="001504F8">
        <w:rPr>
          <w:rFonts w:eastAsia="Times New Roman"/>
        </w:rPr>
        <w:tab/>
        <w:t>fragments mapped in sample of tun animals 2 using BWA</w:t>
      </w:r>
    </w:p>
    <w:p w14:paraId="07B97F6B" w14:textId="6497B454" w:rsidR="00261209" w:rsidRPr="00177608" w:rsidRDefault="00261209" w:rsidP="00177608">
      <w:pPr>
        <w:pStyle w:val="af7"/>
        <w:numPr>
          <w:ilvl w:val="0"/>
          <w:numId w:val="11"/>
        </w:numPr>
        <w:ind w:leftChars="0"/>
        <w:rPr>
          <w:rFonts w:eastAsia="Times New Roman"/>
        </w:rPr>
      </w:pPr>
      <w:r w:rsidRPr="00177608">
        <w:rPr>
          <w:rFonts w:eastAsia="Times New Roman"/>
        </w:rPr>
        <w:t>Tun-3</w:t>
      </w:r>
      <w:r w:rsidR="00AB2BB3" w:rsidRPr="001504F8">
        <w:rPr>
          <w:rFonts w:eastAsia="Times New Roman"/>
        </w:rPr>
        <w:t xml:space="preserve"> </w:t>
      </w:r>
      <w:r w:rsidR="00AB2BB3" w:rsidRPr="001504F8">
        <w:rPr>
          <w:rFonts w:eastAsia="Times New Roman"/>
        </w:rPr>
        <w:tab/>
        <w:t>fragments mapped in sample of tun animals 3 using BWA</w:t>
      </w:r>
    </w:p>
    <w:p w14:paraId="7259CE69" w14:textId="6015978D" w:rsidR="00261209" w:rsidRPr="00177608" w:rsidRDefault="00261209" w:rsidP="00177608">
      <w:pPr>
        <w:pStyle w:val="af7"/>
        <w:numPr>
          <w:ilvl w:val="0"/>
          <w:numId w:val="11"/>
        </w:numPr>
        <w:ind w:leftChars="0"/>
        <w:rPr>
          <w:rFonts w:eastAsia="Times New Roman"/>
        </w:rPr>
      </w:pPr>
      <w:r w:rsidRPr="00177608">
        <w:rPr>
          <w:rFonts w:eastAsia="Times New Roman"/>
        </w:rPr>
        <w:t>p-value</w:t>
      </w:r>
      <w:r w:rsidR="00AB2BB3" w:rsidRPr="001504F8">
        <w:rPr>
          <w:rFonts w:eastAsia="Times New Roman"/>
        </w:rPr>
        <w:tab/>
        <w:t>p-value of differential expression between tun and active animals estimated using DESeq</w:t>
      </w:r>
    </w:p>
    <w:p w14:paraId="7A50883A" w14:textId="5B1F603A" w:rsidR="00261209" w:rsidRPr="001504F8" w:rsidRDefault="00261209" w:rsidP="00177608">
      <w:pPr>
        <w:pStyle w:val="af7"/>
        <w:numPr>
          <w:ilvl w:val="0"/>
          <w:numId w:val="11"/>
        </w:numPr>
        <w:ind w:leftChars="0"/>
        <w:rPr>
          <w:rFonts w:eastAsia="Times New Roman"/>
        </w:rPr>
      </w:pPr>
      <w:r w:rsidRPr="00177608">
        <w:rPr>
          <w:rFonts w:eastAsia="Times New Roman"/>
        </w:rPr>
        <w:t>FDR</w:t>
      </w:r>
      <w:r w:rsidR="00AB2BB3" w:rsidRPr="001504F8">
        <w:rPr>
          <w:rFonts w:eastAsia="Times New Roman"/>
        </w:rPr>
        <w:tab/>
        <w:t>false discovery rate estimate</w:t>
      </w:r>
    </w:p>
    <w:p w14:paraId="4930404B" w14:textId="68DA08A2" w:rsidR="00AB2BB3" w:rsidRPr="00177608" w:rsidRDefault="00AB2BB3" w:rsidP="00177608">
      <w:pPr>
        <w:pStyle w:val="af7"/>
        <w:numPr>
          <w:ilvl w:val="0"/>
          <w:numId w:val="11"/>
        </w:numPr>
        <w:ind w:leftChars="0"/>
        <w:rPr>
          <w:rFonts w:eastAsia="Times New Roman"/>
        </w:rPr>
      </w:pPr>
      <w:r w:rsidRPr="001504F8">
        <w:rPr>
          <w:rFonts w:eastAsia="Times New Roman"/>
        </w:rPr>
        <w:t>Database Search</w:t>
      </w:r>
      <w:r w:rsidRPr="001504F8">
        <w:rPr>
          <w:rFonts w:eastAsia="Times New Roman"/>
        </w:rPr>
        <w:tab/>
        <w:t>BLAST matches for locus based on BLAST search of SwissProt/TrEMBL. Blank entries indicate no matches with E-values less than 1e-5.</w:t>
      </w:r>
    </w:p>
    <w:p w14:paraId="7E872376" w14:textId="1AB935CB" w:rsidR="00AB2BB3" w:rsidRPr="001504F8" w:rsidRDefault="00AB2BB3">
      <w:pPr>
        <w:spacing w:line="276" w:lineRule="auto"/>
        <w:rPr>
          <w:rFonts w:ascii="Gill Sans" w:eastAsia="Times New Roman" w:hAnsi="Gill Sans" w:cs="Gill Sans"/>
          <w:color w:val="000000"/>
          <w:sz w:val="22"/>
          <w:szCs w:val="22"/>
        </w:rPr>
      </w:pPr>
      <w:r w:rsidRPr="001504F8">
        <w:rPr>
          <w:rFonts w:ascii="Gill Sans" w:eastAsia="Times New Roman" w:hAnsi="Gill Sans" w:cs="Gill Sans"/>
          <w:color w:val="000000"/>
          <w:sz w:val="22"/>
          <w:szCs w:val="22"/>
        </w:rPr>
        <w:br w:type="page"/>
      </w:r>
    </w:p>
    <w:p w14:paraId="6F32CB70" w14:textId="14678A07" w:rsidR="00BA30F0" w:rsidRPr="00177608" w:rsidRDefault="00D661B6" w:rsidP="00177608">
      <w:pPr>
        <w:pStyle w:val="Normal1"/>
        <w:ind w:left="426"/>
        <w:rPr>
          <w:b/>
          <w:bCs/>
        </w:rPr>
      </w:pPr>
      <w:r w:rsidRPr="00177608">
        <w:rPr>
          <w:b/>
          <w:bCs/>
        </w:rPr>
        <w:lastRenderedPageBreak/>
        <w:t>Supplementary D</w:t>
      </w:r>
      <w:r w:rsidR="00AE6BA1" w:rsidRPr="00177608">
        <w:rPr>
          <w:b/>
          <w:bCs/>
        </w:rPr>
        <w:t xml:space="preserve">ata File </w:t>
      </w:r>
      <w:r w:rsidR="00EC5386">
        <w:rPr>
          <w:b/>
          <w:bCs/>
        </w:rPr>
        <w:t>7</w:t>
      </w:r>
      <w:r w:rsidR="00AE6BA1" w:rsidRPr="00177608">
        <w:rPr>
          <w:b/>
          <w:bCs/>
        </w:rPr>
        <w:t>. Functional annotation of genes differentially expressed in anhydrobiosis</w:t>
      </w:r>
    </w:p>
    <w:p w14:paraId="57E8F9A8" w14:textId="77777777" w:rsidR="00BA30F0" w:rsidRPr="001504F8" w:rsidRDefault="00BA30F0" w:rsidP="00177608">
      <w:pPr>
        <w:pStyle w:val="Normal1"/>
        <w:ind w:left="426"/>
      </w:pPr>
    </w:p>
    <w:p w14:paraId="4E579A67" w14:textId="77777777" w:rsidR="00BA30F0" w:rsidRPr="001504F8" w:rsidRDefault="00BA30F0" w:rsidP="00177608">
      <w:pPr>
        <w:pStyle w:val="Normal1"/>
        <w:ind w:left="426"/>
      </w:pPr>
      <w:r w:rsidRPr="001504F8">
        <w:t xml:space="preserve">Functional annotations of the </w:t>
      </w:r>
      <w:r w:rsidRPr="001504F8">
        <w:rPr>
          <w:i/>
          <w:iCs/>
        </w:rPr>
        <w:t>H. dujardini</w:t>
      </w:r>
      <w:r w:rsidRPr="001504F8">
        <w:t xml:space="preserve"> genes found to be differentially expressed under anhydrobiosis, based on InterPro domain matches.</w:t>
      </w:r>
    </w:p>
    <w:p w14:paraId="1BC78A13" w14:textId="77777777" w:rsidR="00BA30F0" w:rsidRPr="001504F8" w:rsidRDefault="00BA30F0" w:rsidP="00177608">
      <w:pPr>
        <w:pStyle w:val="Normal1"/>
        <w:ind w:left="426"/>
      </w:pPr>
    </w:p>
    <w:p w14:paraId="72A36650" w14:textId="77777777" w:rsidR="00BA30F0" w:rsidRPr="001504F8" w:rsidRDefault="00BA30F0" w:rsidP="00177608">
      <w:pPr>
        <w:pStyle w:val="Normal1"/>
        <w:ind w:left="426"/>
      </w:pPr>
      <w:r w:rsidRPr="001504F8">
        <w:t>The columns in the table are:</w:t>
      </w:r>
    </w:p>
    <w:p w14:paraId="28C7FC9B" w14:textId="3E51362A" w:rsidR="00926253" w:rsidRPr="001504F8" w:rsidRDefault="00926253" w:rsidP="00177608">
      <w:pPr>
        <w:pStyle w:val="af7"/>
        <w:numPr>
          <w:ilvl w:val="0"/>
          <w:numId w:val="12"/>
        </w:numPr>
        <w:ind w:leftChars="0"/>
        <w:rPr>
          <w:rFonts w:eastAsia="Times New Roman"/>
        </w:rPr>
      </w:pPr>
      <w:r w:rsidRPr="001504F8">
        <w:rPr>
          <w:rFonts w:eastAsia="Times New Roman"/>
        </w:rPr>
        <w:t>#cluster_id</w:t>
      </w:r>
      <w:r w:rsidRPr="001504F8">
        <w:rPr>
          <w:rFonts w:eastAsia="Times New Roman"/>
        </w:rPr>
        <w:tab/>
        <w:t>cluster identifier summary</w:t>
      </w:r>
    </w:p>
    <w:p w14:paraId="1B328CAB" w14:textId="78ECF49F" w:rsidR="00926253" w:rsidRPr="001504F8" w:rsidRDefault="00926253" w:rsidP="00177608">
      <w:pPr>
        <w:pStyle w:val="af7"/>
        <w:numPr>
          <w:ilvl w:val="0"/>
          <w:numId w:val="12"/>
        </w:numPr>
        <w:ind w:leftChars="0"/>
        <w:rPr>
          <w:rFonts w:eastAsia="Times New Roman"/>
        </w:rPr>
      </w:pPr>
      <w:r w:rsidRPr="001504F8">
        <w:rPr>
          <w:rFonts w:eastAsia="Times New Roman"/>
        </w:rPr>
        <w:t>cluster_id</w:t>
      </w:r>
      <w:r w:rsidRPr="001504F8">
        <w:rPr>
          <w:rFonts w:eastAsia="Times New Roman"/>
        </w:rPr>
        <w:tab/>
        <w:t>cluster identifier (with one line for each domain matched)</w:t>
      </w:r>
    </w:p>
    <w:p w14:paraId="7D4B4519" w14:textId="590D189F" w:rsidR="00926253" w:rsidRPr="001504F8" w:rsidRDefault="00926253" w:rsidP="00177608">
      <w:pPr>
        <w:pStyle w:val="af7"/>
        <w:numPr>
          <w:ilvl w:val="0"/>
          <w:numId w:val="12"/>
        </w:numPr>
        <w:ind w:leftChars="0"/>
        <w:rPr>
          <w:rFonts w:eastAsia="Times New Roman"/>
        </w:rPr>
      </w:pPr>
      <w:r w:rsidRPr="001504F8">
        <w:rPr>
          <w:rFonts w:eastAsia="Times New Roman"/>
        </w:rPr>
        <w:t>domain_source</w:t>
      </w:r>
      <w:r w:rsidRPr="001504F8">
        <w:rPr>
          <w:rFonts w:eastAsia="Times New Roman"/>
        </w:rPr>
        <w:tab/>
        <w:t>database source of domain model (IPR=InterProScan)</w:t>
      </w:r>
    </w:p>
    <w:p w14:paraId="4BA6CD23" w14:textId="43B833E9" w:rsidR="00926253" w:rsidRPr="001504F8" w:rsidRDefault="00926253" w:rsidP="00177608">
      <w:pPr>
        <w:pStyle w:val="af7"/>
        <w:numPr>
          <w:ilvl w:val="0"/>
          <w:numId w:val="12"/>
        </w:numPr>
        <w:ind w:leftChars="0"/>
        <w:rPr>
          <w:rFonts w:eastAsia="Times New Roman"/>
        </w:rPr>
      </w:pPr>
      <w:r w:rsidRPr="001504F8">
        <w:rPr>
          <w:rFonts w:eastAsia="Times New Roman"/>
        </w:rPr>
        <w:t>domain_id</w:t>
      </w:r>
      <w:r w:rsidRPr="001504F8">
        <w:rPr>
          <w:rFonts w:eastAsia="Times New Roman"/>
        </w:rPr>
        <w:tab/>
        <w:t>database identifier for domain model</w:t>
      </w:r>
    </w:p>
    <w:p w14:paraId="591897B2" w14:textId="39E9C9BB" w:rsidR="00926253" w:rsidRPr="001504F8" w:rsidRDefault="00926253" w:rsidP="00177608">
      <w:pPr>
        <w:pStyle w:val="af7"/>
        <w:numPr>
          <w:ilvl w:val="0"/>
          <w:numId w:val="12"/>
        </w:numPr>
        <w:ind w:leftChars="0"/>
        <w:rPr>
          <w:rFonts w:eastAsia="Times New Roman"/>
        </w:rPr>
      </w:pPr>
      <w:r w:rsidRPr="001504F8">
        <w:rPr>
          <w:rFonts w:eastAsia="Times New Roman"/>
        </w:rPr>
        <w:t>domain_description</w:t>
      </w:r>
      <w:r w:rsidRPr="001504F8">
        <w:rPr>
          <w:rFonts w:eastAsia="Times New Roman"/>
        </w:rPr>
        <w:tab/>
        <w:t>summary description for domain model</w:t>
      </w:r>
    </w:p>
    <w:p w14:paraId="1F807BA8" w14:textId="4CB3CC9C" w:rsidR="00926253" w:rsidRPr="001504F8" w:rsidRDefault="00926253" w:rsidP="00177608">
      <w:pPr>
        <w:pStyle w:val="af7"/>
        <w:numPr>
          <w:ilvl w:val="0"/>
          <w:numId w:val="12"/>
        </w:numPr>
        <w:ind w:leftChars="0"/>
        <w:rPr>
          <w:rFonts w:eastAsia="Times New Roman"/>
        </w:rPr>
      </w:pPr>
      <w:r w:rsidRPr="001504F8">
        <w:rPr>
          <w:rFonts w:eastAsia="Times New Roman"/>
        </w:rPr>
        <w:t>protein_count</w:t>
      </w:r>
      <w:r w:rsidRPr="001504F8">
        <w:rPr>
          <w:rFonts w:eastAsia="Times New Roman"/>
        </w:rPr>
        <w:tab/>
        <w:t>total number of proteins in the cluster</w:t>
      </w:r>
    </w:p>
    <w:p w14:paraId="1F149667" w14:textId="5A383239" w:rsidR="00926253" w:rsidRPr="001504F8" w:rsidRDefault="00926253" w:rsidP="00177608">
      <w:pPr>
        <w:pStyle w:val="af7"/>
        <w:numPr>
          <w:ilvl w:val="0"/>
          <w:numId w:val="12"/>
        </w:numPr>
        <w:ind w:leftChars="0"/>
        <w:rPr>
          <w:rFonts w:eastAsia="Times New Roman"/>
        </w:rPr>
      </w:pPr>
      <w:r w:rsidRPr="001504F8">
        <w:rPr>
          <w:rFonts w:eastAsia="Times New Roman"/>
        </w:rPr>
        <w:t>protein_count_with_domain</w:t>
      </w:r>
      <w:r w:rsidRPr="001504F8">
        <w:rPr>
          <w:rFonts w:eastAsia="Times New Roman"/>
        </w:rPr>
        <w:tab/>
        <w:t>number of proteins in the cluster annotated with this domain</w:t>
      </w:r>
    </w:p>
    <w:p w14:paraId="73DAB3FF" w14:textId="28381E73" w:rsidR="00926253" w:rsidRPr="001504F8" w:rsidRDefault="00926253" w:rsidP="00177608">
      <w:pPr>
        <w:pStyle w:val="af7"/>
        <w:numPr>
          <w:ilvl w:val="0"/>
          <w:numId w:val="12"/>
        </w:numPr>
        <w:ind w:leftChars="0"/>
        <w:rPr>
          <w:rFonts w:eastAsia="Times New Roman"/>
        </w:rPr>
      </w:pPr>
      <w:r w:rsidRPr="001504F8">
        <w:rPr>
          <w:rFonts w:eastAsia="Times New Roman"/>
        </w:rPr>
        <w:t>HDUJA-DEG</w:t>
      </w:r>
      <w:r w:rsidRPr="001504F8">
        <w:rPr>
          <w:rFonts w:eastAsia="Times New Roman"/>
        </w:rPr>
        <w:tab/>
        <w:t xml:space="preserve">number of </w:t>
      </w:r>
      <w:r w:rsidRPr="001504F8">
        <w:rPr>
          <w:rFonts w:eastAsia="Times New Roman"/>
          <w:i/>
          <w:iCs/>
        </w:rPr>
        <w:t>H. dujardini</w:t>
      </w:r>
      <w:r w:rsidRPr="001504F8">
        <w:rPr>
          <w:rFonts w:eastAsia="Times New Roman"/>
        </w:rPr>
        <w:t xml:space="preserve"> members of the cluster that are differentially expressed under anhydrobiosis</w:t>
      </w:r>
    </w:p>
    <w:p w14:paraId="283841E3" w14:textId="771E906F" w:rsidR="00926253" w:rsidRPr="001504F8" w:rsidRDefault="00926253" w:rsidP="00177608">
      <w:pPr>
        <w:pStyle w:val="af7"/>
        <w:numPr>
          <w:ilvl w:val="0"/>
          <w:numId w:val="12"/>
        </w:numPr>
        <w:ind w:leftChars="0"/>
        <w:rPr>
          <w:rFonts w:eastAsia="Times New Roman"/>
        </w:rPr>
      </w:pPr>
      <w:r w:rsidRPr="001504F8">
        <w:rPr>
          <w:rFonts w:eastAsia="Times New Roman"/>
        </w:rPr>
        <w:t>HDUJA-DEG-DOMAINS</w:t>
      </w:r>
      <w:r w:rsidRPr="001504F8">
        <w:rPr>
          <w:rFonts w:eastAsia="Times New Roman"/>
        </w:rPr>
        <w:tab/>
        <w:t xml:space="preserve">number of </w:t>
      </w:r>
      <w:r w:rsidRPr="001504F8">
        <w:rPr>
          <w:rFonts w:eastAsia="Times New Roman"/>
          <w:i/>
          <w:iCs/>
        </w:rPr>
        <w:t>H. dujardini</w:t>
      </w:r>
      <w:r w:rsidRPr="001504F8">
        <w:rPr>
          <w:rFonts w:eastAsia="Times New Roman"/>
        </w:rPr>
        <w:t xml:space="preserve"> members of the cluster that are differentially expressed under anhydrobiosis that have this domain, and how many copies of the domain each has (e.g. 4x1 means four members have 1 copy each)</w:t>
      </w:r>
    </w:p>
    <w:p w14:paraId="11446BDF" w14:textId="155D5431" w:rsidR="00926253" w:rsidRPr="001504F8" w:rsidRDefault="00926253" w:rsidP="00177608">
      <w:pPr>
        <w:pStyle w:val="af7"/>
        <w:numPr>
          <w:ilvl w:val="0"/>
          <w:numId w:val="12"/>
        </w:numPr>
        <w:ind w:leftChars="0"/>
        <w:rPr>
          <w:rFonts w:eastAsia="Times New Roman"/>
        </w:rPr>
      </w:pPr>
      <w:r w:rsidRPr="001504F8">
        <w:rPr>
          <w:rFonts w:eastAsia="Times New Roman"/>
        </w:rPr>
        <w:t>HDUJA-HGT</w:t>
      </w:r>
      <w:r w:rsidRPr="001504F8">
        <w:rPr>
          <w:rFonts w:eastAsia="Times New Roman"/>
        </w:rPr>
        <w:tab/>
        <w:t xml:space="preserve">number of </w:t>
      </w:r>
      <w:r w:rsidRPr="001504F8">
        <w:rPr>
          <w:rFonts w:eastAsia="Times New Roman"/>
          <w:i/>
          <w:iCs/>
        </w:rPr>
        <w:t>H. dujardini</w:t>
      </w:r>
      <w:r w:rsidRPr="001504F8">
        <w:rPr>
          <w:rFonts w:eastAsia="Times New Roman"/>
        </w:rPr>
        <w:t xml:space="preserve"> members of the cluster that are potential HGT candidates</w:t>
      </w:r>
    </w:p>
    <w:p w14:paraId="08EB0BA7" w14:textId="5A5C1FB0" w:rsidR="00926253" w:rsidRPr="001504F8" w:rsidRDefault="00926253" w:rsidP="00177608">
      <w:pPr>
        <w:pStyle w:val="af7"/>
        <w:numPr>
          <w:ilvl w:val="0"/>
          <w:numId w:val="12"/>
        </w:numPr>
        <w:ind w:leftChars="0"/>
        <w:rPr>
          <w:rFonts w:eastAsia="Times New Roman"/>
        </w:rPr>
      </w:pPr>
      <w:r w:rsidRPr="001504F8">
        <w:rPr>
          <w:rFonts w:eastAsia="Times New Roman"/>
        </w:rPr>
        <w:t>RVARI-DEG</w:t>
      </w:r>
      <w:r w:rsidRPr="001504F8">
        <w:rPr>
          <w:rFonts w:eastAsia="Times New Roman"/>
        </w:rPr>
        <w:tab/>
        <w:t xml:space="preserve">number of </w:t>
      </w:r>
      <w:r w:rsidRPr="001504F8">
        <w:rPr>
          <w:rFonts w:eastAsia="Times New Roman"/>
          <w:i/>
          <w:iCs/>
        </w:rPr>
        <w:t>R. varieornatus</w:t>
      </w:r>
      <w:r w:rsidRPr="001504F8">
        <w:rPr>
          <w:rFonts w:eastAsia="Times New Roman"/>
        </w:rPr>
        <w:t xml:space="preserve"> members of the cluster that are differentially expressed under anhydrobiosis</w:t>
      </w:r>
    </w:p>
    <w:p w14:paraId="3C2ABDA4" w14:textId="272FE2E5" w:rsidR="00926253" w:rsidRPr="001504F8" w:rsidRDefault="00926253" w:rsidP="00177608">
      <w:pPr>
        <w:pStyle w:val="af7"/>
        <w:numPr>
          <w:ilvl w:val="0"/>
          <w:numId w:val="12"/>
        </w:numPr>
        <w:ind w:leftChars="0"/>
        <w:rPr>
          <w:rFonts w:eastAsia="Times New Roman"/>
        </w:rPr>
      </w:pPr>
      <w:r w:rsidRPr="001504F8">
        <w:rPr>
          <w:rFonts w:eastAsia="Times New Roman"/>
        </w:rPr>
        <w:t xml:space="preserve">RVARI-DEG-DOMAINS </w:t>
      </w:r>
      <w:r w:rsidRPr="001504F8">
        <w:rPr>
          <w:rFonts w:eastAsia="Times New Roman"/>
        </w:rPr>
        <w:tab/>
        <w:t xml:space="preserve">number of </w:t>
      </w:r>
      <w:r w:rsidRPr="001504F8">
        <w:rPr>
          <w:rFonts w:eastAsia="Times New Roman"/>
          <w:i/>
          <w:iCs/>
        </w:rPr>
        <w:t xml:space="preserve">R. varieornatus </w:t>
      </w:r>
      <w:r w:rsidRPr="001504F8">
        <w:rPr>
          <w:rFonts w:eastAsia="Times New Roman"/>
        </w:rPr>
        <w:t>members of the cluster that are differentially expressed under anhydrobiosis that have this domain, and how many copies of the domain each has (e.g. 4x1 means four members have 1 copy each)</w:t>
      </w:r>
    </w:p>
    <w:p w14:paraId="4EBA0A5A" w14:textId="373804A9" w:rsidR="00926253" w:rsidRPr="001504F8" w:rsidRDefault="00926253" w:rsidP="00177608">
      <w:pPr>
        <w:pStyle w:val="af7"/>
        <w:numPr>
          <w:ilvl w:val="0"/>
          <w:numId w:val="12"/>
        </w:numPr>
        <w:ind w:leftChars="0"/>
        <w:rPr>
          <w:rFonts w:eastAsia="Times New Roman"/>
        </w:rPr>
      </w:pPr>
      <w:r w:rsidRPr="001504F8">
        <w:rPr>
          <w:rFonts w:eastAsia="Times New Roman"/>
        </w:rPr>
        <w:t>proteomes_with_domain_fraction</w:t>
      </w:r>
      <w:r w:rsidR="00BE0508" w:rsidRPr="001504F8">
        <w:rPr>
          <w:rFonts w:eastAsia="Times New Roman"/>
        </w:rPr>
        <w:tab/>
        <w:t>proportion of all proteomes represented in the cluster where a member has the domain</w:t>
      </w:r>
    </w:p>
    <w:p w14:paraId="522C0D5D" w14:textId="2249FB58" w:rsidR="00926253" w:rsidRPr="001504F8" w:rsidRDefault="00926253" w:rsidP="00177608">
      <w:pPr>
        <w:pStyle w:val="af7"/>
        <w:numPr>
          <w:ilvl w:val="0"/>
          <w:numId w:val="12"/>
        </w:numPr>
        <w:ind w:leftChars="0"/>
        <w:rPr>
          <w:rFonts w:eastAsia="Times New Roman"/>
        </w:rPr>
      </w:pPr>
      <w:r w:rsidRPr="001504F8">
        <w:rPr>
          <w:rFonts w:eastAsia="Times New Roman"/>
        </w:rPr>
        <w:t>proteomes_with_domain</w:t>
      </w:r>
      <w:r w:rsidR="00BE0508" w:rsidRPr="001504F8">
        <w:rPr>
          <w:rFonts w:eastAsia="Times New Roman"/>
        </w:rPr>
        <w:tab/>
        <w:t>proteomes with members in the cluster where that member has the domain</w:t>
      </w:r>
    </w:p>
    <w:p w14:paraId="1E0369E7" w14:textId="77777777" w:rsidR="00BE0508" w:rsidRPr="001504F8" w:rsidRDefault="00BE0508">
      <w:pPr>
        <w:spacing w:line="276" w:lineRule="auto"/>
        <w:rPr>
          <w:rFonts w:ascii="Gill Sans" w:hAnsi="Gill Sans" w:cs="Gill Sans"/>
          <w:color w:val="000000"/>
          <w:sz w:val="22"/>
          <w:szCs w:val="22"/>
          <w:lang w:eastAsia="ja-JP"/>
        </w:rPr>
      </w:pPr>
      <w:r w:rsidRPr="001504F8">
        <w:rPr>
          <w:rFonts w:ascii="Gill Sans" w:hAnsi="Gill Sans" w:cs="Gill Sans"/>
        </w:rPr>
        <w:br w:type="page"/>
      </w:r>
    </w:p>
    <w:p w14:paraId="412830C7" w14:textId="1AE48CDF" w:rsidR="0055319B" w:rsidRPr="00177608" w:rsidRDefault="00D661B6" w:rsidP="00177608">
      <w:pPr>
        <w:pStyle w:val="Normal1"/>
        <w:ind w:left="426"/>
        <w:rPr>
          <w:b/>
        </w:rPr>
      </w:pPr>
      <w:r w:rsidRPr="00177608">
        <w:rPr>
          <w:b/>
        </w:rPr>
        <w:lastRenderedPageBreak/>
        <w:t>Supplementary D</w:t>
      </w:r>
      <w:r w:rsidR="00AE6BA1" w:rsidRPr="00177608">
        <w:rPr>
          <w:b/>
        </w:rPr>
        <w:t xml:space="preserve">ata File </w:t>
      </w:r>
      <w:r w:rsidR="00EC5386">
        <w:rPr>
          <w:b/>
        </w:rPr>
        <w:t>8</w:t>
      </w:r>
      <w:r w:rsidR="00AE6BA1" w:rsidRPr="00177608">
        <w:rPr>
          <w:b/>
        </w:rPr>
        <w:t>. Orthology analyses</w:t>
      </w:r>
      <w:r w:rsidR="00C32B4C">
        <w:rPr>
          <w:b/>
        </w:rPr>
        <w:t xml:space="preserve"> - </w:t>
      </w:r>
      <w:r w:rsidR="0055319B" w:rsidRPr="00177608">
        <w:rPr>
          <w:b/>
        </w:rPr>
        <w:t>Orthofinder</w:t>
      </w:r>
      <w:r w:rsidR="00AE6BA1" w:rsidRPr="00177608">
        <w:rPr>
          <w:b/>
        </w:rPr>
        <w:t xml:space="preserve"> clustering outputs</w:t>
      </w:r>
    </w:p>
    <w:p w14:paraId="65032C89" w14:textId="77777777" w:rsidR="00C32B4C" w:rsidRDefault="00C32B4C">
      <w:pPr>
        <w:spacing w:line="276" w:lineRule="auto"/>
      </w:pPr>
    </w:p>
    <w:p w14:paraId="5D7CB8CB" w14:textId="7F6DAE6B" w:rsidR="0036479A" w:rsidRPr="00C32B4C" w:rsidRDefault="00C32B4C" w:rsidP="00C32B4C">
      <w:pPr>
        <w:spacing w:line="276" w:lineRule="auto"/>
        <w:ind w:left="450"/>
        <w:rPr>
          <w:rFonts w:ascii="Gill Sans" w:hAnsi="Gill Sans" w:cs="Gill Sans"/>
          <w:color w:val="000000"/>
          <w:sz w:val="22"/>
          <w:szCs w:val="22"/>
          <w:lang w:eastAsia="ja-JP"/>
        </w:rPr>
      </w:pPr>
      <w:r w:rsidRPr="00177608">
        <w:rPr>
          <w:rFonts w:ascii="Gill Sans" w:hAnsi="Gill Sans" w:cs="Gill Sans"/>
          <w:sz w:val="22"/>
          <w:szCs w:val="22"/>
        </w:rPr>
        <w:t>This file, a tarred and gzipped archive</w:t>
      </w:r>
      <w:r>
        <w:rPr>
          <w:rFonts w:ascii="Gill Sans" w:hAnsi="Gill Sans" w:cs="Gill Sans"/>
          <w:sz w:val="22"/>
          <w:szCs w:val="22"/>
        </w:rPr>
        <w:t>, contains the outputs from OrthoFinder analyses conducted under different inflation values.</w:t>
      </w:r>
      <w:r w:rsidR="0036479A" w:rsidRPr="00177608">
        <w:rPr>
          <w:rFonts w:ascii="Gill Sans" w:hAnsi="Gill Sans" w:cs="Gill Sans"/>
          <w:sz w:val="22"/>
          <w:szCs w:val="22"/>
        </w:rPr>
        <w:br w:type="page"/>
      </w:r>
    </w:p>
    <w:p w14:paraId="7774E686" w14:textId="754B3232" w:rsidR="0055319B" w:rsidRPr="00177608" w:rsidRDefault="00D661B6" w:rsidP="00177608">
      <w:pPr>
        <w:pStyle w:val="Normal1"/>
        <w:ind w:left="426"/>
        <w:rPr>
          <w:b/>
        </w:rPr>
      </w:pPr>
      <w:r w:rsidRPr="00177608">
        <w:rPr>
          <w:b/>
        </w:rPr>
        <w:lastRenderedPageBreak/>
        <w:t>Supplementary D</w:t>
      </w:r>
      <w:r w:rsidR="00AE6BA1" w:rsidRPr="00177608">
        <w:rPr>
          <w:b/>
        </w:rPr>
        <w:t xml:space="preserve">ata File </w:t>
      </w:r>
      <w:r w:rsidR="00EC5386">
        <w:rPr>
          <w:b/>
        </w:rPr>
        <w:t>9</w:t>
      </w:r>
      <w:r w:rsidR="00AE6BA1" w:rsidRPr="00177608">
        <w:rPr>
          <w:b/>
        </w:rPr>
        <w:t>. Orthology analyses</w:t>
      </w:r>
      <w:r w:rsidR="00C32B4C">
        <w:rPr>
          <w:b/>
        </w:rPr>
        <w:t xml:space="preserve"> - </w:t>
      </w:r>
      <w:r w:rsidR="0055319B" w:rsidRPr="00177608">
        <w:rPr>
          <w:b/>
        </w:rPr>
        <w:t>KinFin</w:t>
      </w:r>
      <w:r w:rsidR="0036479A" w:rsidRPr="00177608">
        <w:rPr>
          <w:b/>
        </w:rPr>
        <w:t xml:space="preserve"> </w:t>
      </w:r>
      <w:r w:rsidR="0055319B" w:rsidRPr="00177608">
        <w:rPr>
          <w:b/>
        </w:rPr>
        <w:t>input</w:t>
      </w:r>
      <w:r w:rsidR="0036479A" w:rsidRPr="00177608">
        <w:rPr>
          <w:b/>
        </w:rPr>
        <w:t xml:space="preserve"> and output files</w:t>
      </w:r>
    </w:p>
    <w:p w14:paraId="19F0284A" w14:textId="77777777" w:rsidR="0036479A" w:rsidRDefault="0036479A" w:rsidP="00177608">
      <w:pPr>
        <w:pStyle w:val="Normal1"/>
        <w:ind w:left="426"/>
      </w:pPr>
    </w:p>
    <w:p w14:paraId="63BE9254" w14:textId="71D71A79" w:rsidR="0036479A" w:rsidRDefault="0036479A" w:rsidP="00177608">
      <w:pPr>
        <w:pStyle w:val="Normal1"/>
        <w:ind w:left="426"/>
      </w:pPr>
      <w:r>
        <w:t>This tarred and gzipped archive contains the input files for KinFin and the output from the analyses.</w:t>
      </w:r>
    </w:p>
    <w:p w14:paraId="77AE393F" w14:textId="01EC55BB" w:rsidR="0036479A" w:rsidRDefault="0036479A" w:rsidP="00177608">
      <w:pPr>
        <w:pStyle w:val="Normal1"/>
        <w:ind w:left="426"/>
      </w:pPr>
      <w:r>
        <w:t>The six input files include two alternative tree hypotheses, a file giving the functional annotation of the proteins, a species classification file and files giving the links between species and sequences.</w:t>
      </w:r>
    </w:p>
    <w:p w14:paraId="0D15ED6D" w14:textId="09E25E96" w:rsidR="0036479A" w:rsidRPr="001504F8" w:rsidRDefault="0036479A" w:rsidP="00177608">
      <w:pPr>
        <w:pStyle w:val="Normal1"/>
        <w:ind w:left="426"/>
      </w:pPr>
      <w:r>
        <w:t>The output files are given for each inflation value applied in OrthoFinder, and include analyses under both hypotheses of tardigrade relationships.</w:t>
      </w:r>
    </w:p>
    <w:p w14:paraId="60510FC2" w14:textId="77777777" w:rsidR="002665D5" w:rsidRPr="001504F8" w:rsidRDefault="002665D5">
      <w:pPr>
        <w:rPr>
          <w:rFonts w:ascii="Gill Sans" w:hAnsi="Gill Sans" w:cs="Gill Sans"/>
          <w:b/>
          <w:bCs/>
        </w:rPr>
      </w:pPr>
      <w:r w:rsidRPr="001504F8">
        <w:rPr>
          <w:rFonts w:ascii="Gill Sans" w:hAnsi="Gill Sans" w:cs="Gill Sans"/>
          <w:b/>
          <w:bCs/>
        </w:rPr>
        <w:br w:type="page"/>
      </w:r>
    </w:p>
    <w:p w14:paraId="68101639" w14:textId="307385E0" w:rsidR="00C32B4C" w:rsidRDefault="00D661B6" w:rsidP="00177608">
      <w:pPr>
        <w:pStyle w:val="Normal1"/>
        <w:ind w:left="426"/>
        <w:rPr>
          <w:b/>
        </w:rPr>
      </w:pPr>
      <w:r w:rsidRPr="00177608">
        <w:rPr>
          <w:b/>
        </w:rPr>
        <w:lastRenderedPageBreak/>
        <w:t>Supplementary D</w:t>
      </w:r>
      <w:r w:rsidR="00AE6BA1" w:rsidRPr="00177608">
        <w:rPr>
          <w:b/>
        </w:rPr>
        <w:t xml:space="preserve">ata File </w:t>
      </w:r>
      <w:r w:rsidR="002B71EB">
        <w:rPr>
          <w:b/>
        </w:rPr>
        <w:t>10</w:t>
      </w:r>
      <w:r w:rsidR="00AE6BA1" w:rsidRPr="00177608">
        <w:rPr>
          <w:b/>
        </w:rPr>
        <w:t>. Input proteome FASTA files for orthology analyses</w:t>
      </w:r>
    </w:p>
    <w:p w14:paraId="362F5F46" w14:textId="77777777" w:rsidR="00C32B4C" w:rsidRDefault="00C32B4C" w:rsidP="00177608">
      <w:pPr>
        <w:pStyle w:val="Normal1"/>
        <w:ind w:left="426"/>
      </w:pPr>
    </w:p>
    <w:p w14:paraId="534F243A" w14:textId="6B34789E" w:rsidR="003E0AA7" w:rsidRPr="00177608" w:rsidRDefault="00C32B4C" w:rsidP="00177608">
      <w:pPr>
        <w:pStyle w:val="Normal1"/>
        <w:ind w:left="426"/>
        <w:rPr>
          <w:b/>
        </w:rPr>
      </w:pPr>
      <w:r>
        <w:t>A tarred and gzipped archive of the protein fasta format files used in orthology analyses, including data from 29 species. In these files only the longest isoform has been retained from groups of sequences derived from the same locus.</w:t>
      </w:r>
    </w:p>
    <w:bookmarkEnd w:id="6"/>
    <w:bookmarkEnd w:id="7"/>
    <w:p w14:paraId="39FD8A73" w14:textId="1E0A574D" w:rsidR="00294925" w:rsidRPr="001504F8" w:rsidRDefault="00294925" w:rsidP="00B67737">
      <w:pPr>
        <w:ind w:firstLine="426"/>
        <w:rPr>
          <w:rFonts w:ascii="Gill Sans" w:hAnsi="Gill Sans" w:cs="Gill Sans"/>
        </w:rPr>
      </w:pPr>
      <w:r w:rsidRPr="001504F8">
        <w:rPr>
          <w:rFonts w:ascii="Gill Sans" w:hAnsi="Gill Sans" w:cs="Gill Sans"/>
        </w:rPr>
        <w:br w:type="page"/>
      </w:r>
    </w:p>
    <w:p w14:paraId="5DA8E6EA" w14:textId="408FEAEF" w:rsidR="004D049F" w:rsidRPr="001504F8" w:rsidRDefault="004D049F" w:rsidP="004D049F">
      <w:pPr>
        <w:pStyle w:val="1"/>
      </w:pPr>
      <w:r w:rsidRPr="001504F8">
        <w:lastRenderedPageBreak/>
        <w:t>Supplementary Tables</w:t>
      </w:r>
    </w:p>
    <w:p w14:paraId="2DF8F40B" w14:textId="77777777" w:rsidR="001504F8" w:rsidRPr="001504F8" w:rsidRDefault="001504F8" w:rsidP="00C471EB">
      <w:pPr>
        <w:pStyle w:val="af4"/>
        <w:rPr>
          <w:rFonts w:ascii="Gill Sans" w:hAnsi="Gill Sans" w:cs="Gill Sans"/>
        </w:rPr>
      </w:pPr>
    </w:p>
    <w:p w14:paraId="4EB52555" w14:textId="0CEBD359" w:rsidR="000D007E" w:rsidRPr="001504F8" w:rsidRDefault="004A668F" w:rsidP="00C471EB">
      <w:pPr>
        <w:pStyle w:val="af4"/>
        <w:rPr>
          <w:rFonts w:ascii="Gill Sans" w:hAnsi="Gill Sans" w:cs="Gill Sans"/>
        </w:rPr>
      </w:pPr>
      <w:bookmarkStart w:id="8" w:name="_Toc349221906"/>
      <w:r w:rsidRPr="001504F8">
        <w:rPr>
          <w:rFonts w:ascii="Gill Sans" w:hAnsi="Gill Sans" w:cs="Gill Sans"/>
        </w:rPr>
        <w:t xml:space="preserve">Supplementary Table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1</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Data used in this study</w:t>
      </w:r>
      <w:bookmarkEnd w:id="8"/>
    </w:p>
    <w:p w14:paraId="6DAC083A" w14:textId="77777777" w:rsidR="004A668F" w:rsidRPr="001504F8" w:rsidRDefault="004A668F" w:rsidP="004A668F">
      <w:pPr>
        <w:rPr>
          <w:rFonts w:ascii="Gill Sans" w:hAnsi="Gill Sans" w:cs="Gill Sans"/>
        </w:rPr>
      </w:pPr>
    </w:p>
    <w:p w14:paraId="52EDFE74" w14:textId="5704478C" w:rsidR="004A668F" w:rsidRPr="001504F8" w:rsidRDefault="004A668F" w:rsidP="004A668F">
      <w:pPr>
        <w:pStyle w:val="af7"/>
        <w:numPr>
          <w:ilvl w:val="0"/>
          <w:numId w:val="5"/>
        </w:numPr>
        <w:ind w:leftChars="0"/>
      </w:pPr>
      <w:r w:rsidRPr="001504F8">
        <w:t>DNA</w:t>
      </w:r>
      <w:r w:rsidR="001504F8" w:rsidRPr="001504F8">
        <w:t xml:space="preserve"> </w:t>
      </w:r>
      <w:r w:rsidRPr="001504F8">
        <w:t>sequencing</w:t>
      </w:r>
    </w:p>
    <w:p w14:paraId="381F267F" w14:textId="77777777" w:rsidR="004A668F" w:rsidRPr="001504F8" w:rsidRDefault="004A668F" w:rsidP="004A668F">
      <w:pPr>
        <w:rPr>
          <w:rFonts w:ascii="Gill Sans" w:hAnsi="Gill Sans" w:cs="Gill Sans"/>
        </w:rPr>
      </w:pPr>
    </w:p>
    <w:tbl>
      <w:tblPr>
        <w:tblStyle w:val="a5"/>
        <w:tblW w:w="9466" w:type="dxa"/>
        <w:tblInd w:w="0" w:type="dxa"/>
        <w:tblLook w:val="0600" w:firstRow="0" w:lastRow="0" w:firstColumn="0" w:lastColumn="0" w:noHBand="1" w:noVBand="1"/>
      </w:tblPr>
      <w:tblGrid>
        <w:gridCol w:w="3015"/>
        <w:gridCol w:w="1300"/>
        <w:gridCol w:w="1254"/>
        <w:gridCol w:w="1299"/>
        <w:gridCol w:w="1299"/>
        <w:gridCol w:w="1299"/>
      </w:tblGrid>
      <w:tr w:rsidR="001504F8" w:rsidRPr="001504F8" w14:paraId="7CC1F837" w14:textId="14854569" w:rsidTr="003F1F8A">
        <w:trPr>
          <w:trHeight w:val="303"/>
        </w:trPr>
        <w:tc>
          <w:tcPr>
            <w:tcW w:w="0" w:type="auto"/>
            <w:tcBorders>
              <w:top w:val="single" w:sz="12" w:space="0" w:color="auto"/>
              <w:left w:val="nil"/>
              <w:bottom w:val="single" w:sz="3" w:space="0" w:color="000000"/>
              <w:right w:val="nil"/>
            </w:tcBorders>
            <w:shd w:val="clear" w:color="auto" w:fill="F2F2F2" w:themeFill="background1" w:themeFillShade="F2"/>
            <w:tcMar>
              <w:left w:w="0" w:type="dxa"/>
              <w:right w:w="0" w:type="dxa"/>
            </w:tcMar>
            <w:vAlign w:val="center"/>
          </w:tcPr>
          <w:p w14:paraId="1EF8D455" w14:textId="27107D1F" w:rsidR="00897042" w:rsidRPr="001504F8" w:rsidRDefault="00897042" w:rsidP="004A668F">
            <w:pPr>
              <w:pStyle w:val="Normal1"/>
              <w:rPr>
                <w:sz w:val="20"/>
                <w:szCs w:val="20"/>
              </w:rPr>
            </w:pPr>
            <w:r w:rsidRPr="001504F8">
              <w:rPr>
                <w:sz w:val="20"/>
                <w:szCs w:val="20"/>
              </w:rPr>
              <w:t>Origin</w:t>
            </w:r>
          </w:p>
        </w:tc>
        <w:tc>
          <w:tcPr>
            <w:tcW w:w="0" w:type="auto"/>
            <w:gridSpan w:val="2"/>
            <w:tcBorders>
              <w:top w:val="single" w:sz="12" w:space="0" w:color="auto"/>
              <w:left w:val="nil"/>
              <w:bottom w:val="single" w:sz="3" w:space="0" w:color="000000"/>
              <w:right w:val="nil"/>
            </w:tcBorders>
            <w:shd w:val="clear" w:color="auto" w:fill="F2F2F2" w:themeFill="background1" w:themeFillShade="F2"/>
            <w:tcMar>
              <w:left w:w="0" w:type="dxa"/>
              <w:right w:w="0" w:type="dxa"/>
            </w:tcMar>
            <w:vAlign w:val="center"/>
          </w:tcPr>
          <w:p w14:paraId="4E714AE3" w14:textId="7E8045B0" w:rsidR="00897042" w:rsidRPr="001504F8" w:rsidRDefault="00897042" w:rsidP="0009108B">
            <w:pPr>
              <w:pStyle w:val="Normal1"/>
              <w:jc w:val="center"/>
              <w:rPr>
                <w:sz w:val="20"/>
                <w:szCs w:val="20"/>
              </w:rPr>
            </w:pPr>
            <w:r w:rsidRPr="001504F8">
              <w:rPr>
                <w:sz w:val="20"/>
                <w:szCs w:val="20"/>
              </w:rPr>
              <w:t>Keio</w:t>
            </w:r>
          </w:p>
        </w:tc>
        <w:tc>
          <w:tcPr>
            <w:tcW w:w="0" w:type="auto"/>
            <w:gridSpan w:val="3"/>
            <w:tcBorders>
              <w:top w:val="single" w:sz="12" w:space="0" w:color="auto"/>
              <w:left w:val="nil"/>
              <w:bottom w:val="single" w:sz="3" w:space="0" w:color="000000"/>
              <w:right w:val="nil"/>
            </w:tcBorders>
            <w:shd w:val="clear" w:color="auto" w:fill="F2F2F2" w:themeFill="background1" w:themeFillShade="F2"/>
            <w:vAlign w:val="center"/>
          </w:tcPr>
          <w:p w14:paraId="57C4912E" w14:textId="2F619A82" w:rsidR="00897042" w:rsidRPr="001504F8" w:rsidRDefault="00897042" w:rsidP="0009108B">
            <w:pPr>
              <w:pStyle w:val="Normal1"/>
              <w:jc w:val="center"/>
              <w:rPr>
                <w:sz w:val="20"/>
                <w:szCs w:val="20"/>
              </w:rPr>
            </w:pPr>
            <w:r w:rsidRPr="001504F8">
              <w:rPr>
                <w:sz w:val="20"/>
                <w:szCs w:val="20"/>
              </w:rPr>
              <w:t>UNC</w:t>
            </w:r>
          </w:p>
        </w:tc>
      </w:tr>
      <w:tr w:rsidR="001504F8" w:rsidRPr="001504F8" w14:paraId="69CF3B5B" w14:textId="38158E87" w:rsidTr="0009108B">
        <w:trPr>
          <w:trHeight w:val="290"/>
        </w:trPr>
        <w:tc>
          <w:tcPr>
            <w:tcW w:w="0" w:type="auto"/>
            <w:tcBorders>
              <w:top w:val="single" w:sz="3" w:space="0" w:color="000000"/>
              <w:left w:val="nil"/>
              <w:bottom w:val="nil"/>
              <w:right w:val="nil"/>
            </w:tcBorders>
            <w:tcMar>
              <w:left w:w="0" w:type="dxa"/>
              <w:right w:w="0" w:type="dxa"/>
            </w:tcMar>
            <w:vAlign w:val="center"/>
          </w:tcPr>
          <w:p w14:paraId="3ECF24F7" w14:textId="3C01C668" w:rsidR="0009108B" w:rsidRPr="001504F8" w:rsidRDefault="0009108B" w:rsidP="004A668F">
            <w:pPr>
              <w:pStyle w:val="Normal1"/>
              <w:rPr>
                <w:sz w:val="20"/>
                <w:szCs w:val="20"/>
              </w:rPr>
            </w:pPr>
            <w:r w:rsidRPr="001504F8">
              <w:rPr>
                <w:sz w:val="20"/>
                <w:szCs w:val="20"/>
              </w:rPr>
              <w:t>Accession ID</w:t>
            </w:r>
          </w:p>
        </w:tc>
        <w:tc>
          <w:tcPr>
            <w:tcW w:w="0" w:type="auto"/>
            <w:tcBorders>
              <w:top w:val="single" w:sz="3" w:space="0" w:color="000000"/>
              <w:left w:val="nil"/>
              <w:bottom w:val="nil"/>
              <w:right w:val="nil"/>
            </w:tcBorders>
            <w:tcMar>
              <w:left w:w="0" w:type="dxa"/>
              <w:right w:w="0" w:type="dxa"/>
            </w:tcMar>
            <w:vAlign w:val="center"/>
          </w:tcPr>
          <w:p w14:paraId="2BC9F47E" w14:textId="54C75FF3" w:rsidR="0009108B" w:rsidRPr="001504F8" w:rsidRDefault="0009108B" w:rsidP="00457CB2">
            <w:pPr>
              <w:pStyle w:val="Normal1"/>
              <w:jc w:val="right"/>
              <w:rPr>
                <w:sz w:val="20"/>
                <w:szCs w:val="20"/>
              </w:rPr>
            </w:pPr>
            <w:r w:rsidRPr="001504F8">
              <w:rPr>
                <w:sz w:val="20"/>
                <w:szCs w:val="20"/>
                <w:highlight w:val="white"/>
              </w:rPr>
              <w:t>SRX2495681</w:t>
            </w:r>
          </w:p>
        </w:tc>
        <w:tc>
          <w:tcPr>
            <w:tcW w:w="0" w:type="auto"/>
            <w:tcBorders>
              <w:top w:val="single" w:sz="3" w:space="0" w:color="000000"/>
              <w:left w:val="nil"/>
              <w:bottom w:val="nil"/>
              <w:right w:val="nil"/>
            </w:tcBorders>
            <w:vAlign w:val="center"/>
          </w:tcPr>
          <w:p w14:paraId="13121266" w14:textId="6E7C5E6A" w:rsidR="0009108B" w:rsidRPr="001504F8" w:rsidRDefault="0009108B" w:rsidP="00897042">
            <w:pPr>
              <w:pStyle w:val="Normal1"/>
              <w:jc w:val="right"/>
              <w:rPr>
                <w:sz w:val="20"/>
                <w:szCs w:val="20"/>
                <w:highlight w:val="white"/>
              </w:rPr>
            </w:pPr>
            <w:r w:rsidRPr="001504F8">
              <w:rPr>
                <w:color w:val="222222"/>
                <w:sz w:val="20"/>
                <w:szCs w:val="20"/>
                <w:highlight w:val="white"/>
              </w:rPr>
              <w:t>DRR055040</w:t>
            </w:r>
          </w:p>
        </w:tc>
        <w:tc>
          <w:tcPr>
            <w:tcW w:w="0" w:type="auto"/>
            <w:tcBorders>
              <w:top w:val="single" w:sz="3" w:space="0" w:color="000000"/>
              <w:left w:val="nil"/>
              <w:bottom w:val="nil"/>
              <w:right w:val="nil"/>
            </w:tcBorders>
            <w:vAlign w:val="center"/>
          </w:tcPr>
          <w:p w14:paraId="2E389521" w14:textId="6D83AACC" w:rsidR="0009108B" w:rsidRPr="001504F8" w:rsidRDefault="0009108B" w:rsidP="00457CB2">
            <w:pPr>
              <w:pStyle w:val="Normal1"/>
              <w:jc w:val="right"/>
              <w:rPr>
                <w:sz w:val="20"/>
                <w:szCs w:val="20"/>
                <w:highlight w:val="white"/>
              </w:rPr>
            </w:pPr>
            <w:r w:rsidRPr="001504F8">
              <w:rPr>
                <w:sz w:val="20"/>
                <w:szCs w:val="20"/>
              </w:rPr>
              <w:t>SRX1474871</w:t>
            </w:r>
          </w:p>
        </w:tc>
        <w:tc>
          <w:tcPr>
            <w:tcW w:w="0" w:type="auto"/>
            <w:tcBorders>
              <w:top w:val="single" w:sz="3" w:space="0" w:color="000000"/>
              <w:left w:val="nil"/>
              <w:bottom w:val="nil"/>
              <w:right w:val="nil"/>
            </w:tcBorders>
            <w:vAlign w:val="center"/>
          </w:tcPr>
          <w:p w14:paraId="1A78DFF4" w14:textId="7786FDE0" w:rsidR="0009108B" w:rsidRPr="001504F8" w:rsidRDefault="0009108B" w:rsidP="00457CB2">
            <w:pPr>
              <w:pStyle w:val="Normal1"/>
              <w:jc w:val="right"/>
              <w:rPr>
                <w:sz w:val="20"/>
                <w:szCs w:val="20"/>
                <w:highlight w:val="white"/>
              </w:rPr>
            </w:pPr>
            <w:r w:rsidRPr="001504F8">
              <w:rPr>
                <w:sz w:val="20"/>
                <w:szCs w:val="20"/>
              </w:rPr>
              <w:t>SRX1474929</w:t>
            </w:r>
          </w:p>
        </w:tc>
        <w:tc>
          <w:tcPr>
            <w:tcW w:w="0" w:type="auto"/>
            <w:tcBorders>
              <w:top w:val="single" w:sz="3" w:space="0" w:color="000000"/>
              <w:left w:val="nil"/>
              <w:bottom w:val="nil"/>
              <w:right w:val="nil"/>
            </w:tcBorders>
            <w:vAlign w:val="center"/>
          </w:tcPr>
          <w:p w14:paraId="2E09A9E9" w14:textId="266273A8" w:rsidR="0009108B" w:rsidRPr="001504F8" w:rsidRDefault="0009108B" w:rsidP="00457CB2">
            <w:pPr>
              <w:pStyle w:val="Normal1"/>
              <w:jc w:val="right"/>
              <w:rPr>
                <w:sz w:val="20"/>
                <w:szCs w:val="20"/>
                <w:highlight w:val="white"/>
              </w:rPr>
            </w:pPr>
            <w:r w:rsidRPr="001504F8">
              <w:rPr>
                <w:sz w:val="20"/>
                <w:szCs w:val="20"/>
              </w:rPr>
              <w:t>SRX1474950</w:t>
            </w:r>
          </w:p>
        </w:tc>
      </w:tr>
      <w:tr w:rsidR="001504F8" w:rsidRPr="001504F8" w14:paraId="0C227890" w14:textId="77777777" w:rsidTr="0009108B">
        <w:trPr>
          <w:trHeight w:val="303"/>
        </w:trPr>
        <w:tc>
          <w:tcPr>
            <w:tcW w:w="0" w:type="auto"/>
            <w:tcMar>
              <w:left w:w="0" w:type="dxa"/>
              <w:right w:w="0" w:type="dxa"/>
            </w:tcMar>
            <w:vAlign w:val="center"/>
          </w:tcPr>
          <w:p w14:paraId="24C0E253" w14:textId="6994D8D6" w:rsidR="0009108B" w:rsidRPr="001504F8" w:rsidRDefault="0009108B" w:rsidP="004A668F">
            <w:pPr>
              <w:pStyle w:val="Normal1"/>
              <w:rPr>
                <w:sz w:val="20"/>
                <w:szCs w:val="20"/>
              </w:rPr>
            </w:pPr>
            <w:r w:rsidRPr="001504F8">
              <w:rPr>
                <w:sz w:val="20"/>
                <w:szCs w:val="20"/>
              </w:rPr>
              <w:t>Platform</w:t>
            </w:r>
          </w:p>
        </w:tc>
        <w:tc>
          <w:tcPr>
            <w:tcW w:w="0" w:type="auto"/>
            <w:tcMar>
              <w:left w:w="0" w:type="dxa"/>
              <w:right w:w="0" w:type="dxa"/>
            </w:tcMar>
            <w:vAlign w:val="center"/>
          </w:tcPr>
          <w:p w14:paraId="16B752E9" w14:textId="0E4F8800" w:rsidR="0009108B" w:rsidRPr="001504F8" w:rsidRDefault="0009108B" w:rsidP="00457CB2">
            <w:pPr>
              <w:pStyle w:val="Normal1"/>
              <w:jc w:val="right"/>
              <w:rPr>
                <w:sz w:val="20"/>
                <w:szCs w:val="20"/>
                <w:highlight w:val="white"/>
              </w:rPr>
            </w:pPr>
            <w:r w:rsidRPr="001504F8">
              <w:rPr>
                <w:sz w:val="20"/>
                <w:szCs w:val="20"/>
                <w:highlight w:val="white"/>
              </w:rPr>
              <w:t>PacBio</w:t>
            </w:r>
          </w:p>
        </w:tc>
        <w:tc>
          <w:tcPr>
            <w:tcW w:w="0" w:type="auto"/>
            <w:vAlign w:val="center"/>
          </w:tcPr>
          <w:p w14:paraId="11F4766F" w14:textId="1C211DF3" w:rsidR="0009108B" w:rsidRPr="001504F8" w:rsidRDefault="0009108B" w:rsidP="00897042">
            <w:pPr>
              <w:pStyle w:val="Normal1"/>
              <w:jc w:val="right"/>
              <w:rPr>
                <w:color w:val="222222"/>
                <w:sz w:val="20"/>
                <w:szCs w:val="20"/>
                <w:highlight w:val="white"/>
              </w:rPr>
            </w:pPr>
            <w:r w:rsidRPr="001504F8">
              <w:rPr>
                <w:sz w:val="20"/>
                <w:szCs w:val="20"/>
                <w:highlight w:val="white"/>
              </w:rPr>
              <w:t>MiSeq</w:t>
            </w:r>
          </w:p>
        </w:tc>
        <w:tc>
          <w:tcPr>
            <w:tcW w:w="0" w:type="auto"/>
            <w:vAlign w:val="center"/>
          </w:tcPr>
          <w:p w14:paraId="6A70463B" w14:textId="3D86C4BA" w:rsidR="0009108B" w:rsidRPr="001504F8" w:rsidRDefault="0009108B" w:rsidP="00457CB2">
            <w:pPr>
              <w:pStyle w:val="Normal1"/>
              <w:jc w:val="right"/>
              <w:rPr>
                <w:sz w:val="20"/>
                <w:szCs w:val="20"/>
              </w:rPr>
            </w:pPr>
            <w:r w:rsidRPr="001504F8">
              <w:rPr>
                <w:sz w:val="20"/>
                <w:szCs w:val="20"/>
                <w:highlight w:val="white"/>
              </w:rPr>
              <w:t>HiSeq 2000</w:t>
            </w:r>
          </w:p>
        </w:tc>
        <w:tc>
          <w:tcPr>
            <w:tcW w:w="0" w:type="auto"/>
            <w:vAlign w:val="center"/>
          </w:tcPr>
          <w:p w14:paraId="70433154" w14:textId="7635D80D" w:rsidR="0009108B" w:rsidRPr="001504F8" w:rsidRDefault="0009108B" w:rsidP="00457CB2">
            <w:pPr>
              <w:pStyle w:val="Normal1"/>
              <w:jc w:val="right"/>
              <w:rPr>
                <w:sz w:val="20"/>
                <w:szCs w:val="20"/>
              </w:rPr>
            </w:pPr>
            <w:r w:rsidRPr="001504F8">
              <w:rPr>
                <w:sz w:val="20"/>
                <w:szCs w:val="20"/>
                <w:highlight w:val="white"/>
              </w:rPr>
              <w:t>HiSeq 2000</w:t>
            </w:r>
          </w:p>
        </w:tc>
        <w:tc>
          <w:tcPr>
            <w:tcW w:w="0" w:type="auto"/>
            <w:vAlign w:val="center"/>
          </w:tcPr>
          <w:p w14:paraId="5CC852EF" w14:textId="0AAE6BAE" w:rsidR="0009108B" w:rsidRPr="001504F8" w:rsidRDefault="0009108B" w:rsidP="00457CB2">
            <w:pPr>
              <w:pStyle w:val="Normal1"/>
              <w:jc w:val="right"/>
              <w:rPr>
                <w:sz w:val="20"/>
                <w:szCs w:val="20"/>
              </w:rPr>
            </w:pPr>
            <w:r w:rsidRPr="001504F8">
              <w:rPr>
                <w:sz w:val="20"/>
                <w:szCs w:val="20"/>
                <w:highlight w:val="white"/>
              </w:rPr>
              <w:t>HiSeq 2000</w:t>
            </w:r>
          </w:p>
        </w:tc>
      </w:tr>
      <w:tr w:rsidR="001504F8" w:rsidRPr="001504F8" w14:paraId="72D2C85F" w14:textId="703A9A51" w:rsidTr="0009108B">
        <w:trPr>
          <w:trHeight w:val="303"/>
        </w:trPr>
        <w:tc>
          <w:tcPr>
            <w:tcW w:w="0" w:type="auto"/>
            <w:tcMar>
              <w:left w:w="0" w:type="dxa"/>
              <w:right w:w="0" w:type="dxa"/>
            </w:tcMar>
            <w:vAlign w:val="center"/>
          </w:tcPr>
          <w:p w14:paraId="79658439" w14:textId="5A39B354" w:rsidR="0009108B" w:rsidRPr="001504F8" w:rsidRDefault="001504F8" w:rsidP="004A668F">
            <w:pPr>
              <w:pStyle w:val="Normal1"/>
              <w:rPr>
                <w:sz w:val="20"/>
                <w:szCs w:val="20"/>
              </w:rPr>
            </w:pPr>
            <w:r>
              <w:rPr>
                <w:sz w:val="20"/>
                <w:szCs w:val="20"/>
              </w:rPr>
              <w:t>Number of</w:t>
            </w:r>
            <w:r w:rsidRPr="001504F8">
              <w:rPr>
                <w:sz w:val="20"/>
                <w:szCs w:val="20"/>
              </w:rPr>
              <w:t xml:space="preserve"> </w:t>
            </w:r>
            <w:r w:rsidR="0009108B" w:rsidRPr="001504F8">
              <w:rPr>
                <w:sz w:val="20"/>
                <w:szCs w:val="20"/>
              </w:rPr>
              <w:t>Reads</w:t>
            </w:r>
          </w:p>
        </w:tc>
        <w:tc>
          <w:tcPr>
            <w:tcW w:w="0" w:type="auto"/>
            <w:tcMar>
              <w:left w:w="0" w:type="dxa"/>
              <w:right w:w="0" w:type="dxa"/>
            </w:tcMar>
            <w:vAlign w:val="center"/>
          </w:tcPr>
          <w:p w14:paraId="468E6762" w14:textId="10EF474F" w:rsidR="0009108B" w:rsidRPr="001504F8" w:rsidRDefault="0009108B" w:rsidP="00457CB2">
            <w:pPr>
              <w:pStyle w:val="Normal1"/>
              <w:jc w:val="right"/>
              <w:rPr>
                <w:sz w:val="20"/>
                <w:szCs w:val="20"/>
              </w:rPr>
            </w:pPr>
            <w:r w:rsidRPr="001504F8">
              <w:rPr>
                <w:sz w:val="20"/>
                <w:szCs w:val="20"/>
              </w:rPr>
              <w:t>779,905</w:t>
            </w:r>
          </w:p>
        </w:tc>
        <w:tc>
          <w:tcPr>
            <w:tcW w:w="0" w:type="auto"/>
            <w:vAlign w:val="center"/>
          </w:tcPr>
          <w:p w14:paraId="75A995CD" w14:textId="7B55A94D" w:rsidR="0009108B" w:rsidRPr="001504F8" w:rsidRDefault="0009108B" w:rsidP="00897042">
            <w:pPr>
              <w:pStyle w:val="Normal1"/>
              <w:jc w:val="right"/>
              <w:rPr>
                <w:sz w:val="20"/>
                <w:szCs w:val="20"/>
              </w:rPr>
            </w:pPr>
            <w:r w:rsidRPr="001504F8">
              <w:rPr>
                <w:sz w:val="20"/>
                <w:szCs w:val="20"/>
              </w:rPr>
              <w:t>51,607,261</w:t>
            </w:r>
          </w:p>
        </w:tc>
        <w:tc>
          <w:tcPr>
            <w:tcW w:w="0" w:type="auto"/>
            <w:vAlign w:val="center"/>
          </w:tcPr>
          <w:p w14:paraId="07811FC5" w14:textId="73C8B3E0" w:rsidR="0009108B" w:rsidRPr="001504F8" w:rsidRDefault="0009108B" w:rsidP="00457CB2">
            <w:pPr>
              <w:pStyle w:val="Normal1"/>
              <w:jc w:val="right"/>
              <w:rPr>
                <w:sz w:val="20"/>
                <w:szCs w:val="20"/>
              </w:rPr>
            </w:pPr>
            <w:r w:rsidRPr="001504F8">
              <w:rPr>
                <w:sz w:val="20"/>
                <w:szCs w:val="20"/>
              </w:rPr>
              <w:t>87,744,967</w:t>
            </w:r>
          </w:p>
        </w:tc>
        <w:tc>
          <w:tcPr>
            <w:tcW w:w="0" w:type="auto"/>
            <w:vAlign w:val="center"/>
          </w:tcPr>
          <w:p w14:paraId="45FFCE28" w14:textId="0DDA3633" w:rsidR="0009108B" w:rsidRPr="001504F8" w:rsidRDefault="0009108B" w:rsidP="00457CB2">
            <w:pPr>
              <w:pStyle w:val="Normal1"/>
              <w:jc w:val="right"/>
              <w:rPr>
                <w:sz w:val="20"/>
                <w:szCs w:val="20"/>
              </w:rPr>
            </w:pPr>
            <w:r w:rsidRPr="001504F8">
              <w:rPr>
                <w:sz w:val="20"/>
                <w:szCs w:val="20"/>
              </w:rPr>
              <w:t>64,049,630</w:t>
            </w:r>
          </w:p>
        </w:tc>
        <w:tc>
          <w:tcPr>
            <w:tcW w:w="0" w:type="auto"/>
            <w:vAlign w:val="center"/>
          </w:tcPr>
          <w:p w14:paraId="133F0034" w14:textId="3F703459" w:rsidR="0009108B" w:rsidRPr="001504F8" w:rsidRDefault="0009108B" w:rsidP="00457CB2">
            <w:pPr>
              <w:pStyle w:val="Normal1"/>
              <w:jc w:val="right"/>
              <w:rPr>
                <w:sz w:val="20"/>
                <w:szCs w:val="20"/>
              </w:rPr>
            </w:pPr>
            <w:r w:rsidRPr="001504F8">
              <w:rPr>
                <w:sz w:val="20"/>
                <w:szCs w:val="20"/>
              </w:rPr>
              <w:t>45,733,238</w:t>
            </w:r>
          </w:p>
        </w:tc>
      </w:tr>
      <w:tr w:rsidR="001504F8" w:rsidRPr="001504F8" w14:paraId="4E7A5D83" w14:textId="72F77838" w:rsidTr="0009108B">
        <w:trPr>
          <w:trHeight w:val="290"/>
        </w:trPr>
        <w:tc>
          <w:tcPr>
            <w:tcW w:w="0" w:type="auto"/>
            <w:tcMar>
              <w:left w:w="0" w:type="dxa"/>
              <w:right w:w="0" w:type="dxa"/>
            </w:tcMar>
            <w:vAlign w:val="center"/>
          </w:tcPr>
          <w:p w14:paraId="1B5DD043" w14:textId="72A185D0" w:rsidR="0009108B" w:rsidRPr="001504F8" w:rsidRDefault="001504F8" w:rsidP="004A668F">
            <w:pPr>
              <w:pStyle w:val="Normal1"/>
              <w:rPr>
                <w:sz w:val="20"/>
                <w:szCs w:val="20"/>
              </w:rPr>
            </w:pPr>
            <w:r>
              <w:rPr>
                <w:sz w:val="20"/>
                <w:szCs w:val="20"/>
                <w:highlight w:val="white"/>
              </w:rPr>
              <w:t>Number of raw bases (Gbase)</w:t>
            </w:r>
            <w:r w:rsidR="0009108B" w:rsidRPr="001504F8">
              <w:rPr>
                <w:sz w:val="20"/>
                <w:szCs w:val="20"/>
                <w:highlight w:val="white"/>
              </w:rPr>
              <w:t xml:space="preserve"> </w:t>
            </w:r>
          </w:p>
        </w:tc>
        <w:tc>
          <w:tcPr>
            <w:tcW w:w="0" w:type="auto"/>
            <w:tcMar>
              <w:left w:w="0" w:type="dxa"/>
              <w:right w:w="0" w:type="dxa"/>
            </w:tcMar>
            <w:vAlign w:val="center"/>
          </w:tcPr>
          <w:p w14:paraId="790B559B" w14:textId="399776C5" w:rsidR="0009108B" w:rsidRPr="001504F8" w:rsidRDefault="0009108B" w:rsidP="001504F8">
            <w:pPr>
              <w:pStyle w:val="Normal1"/>
              <w:jc w:val="right"/>
              <w:rPr>
                <w:sz w:val="20"/>
                <w:szCs w:val="20"/>
              </w:rPr>
            </w:pPr>
            <w:r w:rsidRPr="001504F8">
              <w:rPr>
                <w:sz w:val="20"/>
                <w:szCs w:val="20"/>
              </w:rPr>
              <w:t>5,8</w:t>
            </w:r>
            <w:r w:rsidR="001504F8">
              <w:rPr>
                <w:sz w:val="20"/>
                <w:szCs w:val="20"/>
              </w:rPr>
              <w:t>8</w:t>
            </w:r>
          </w:p>
        </w:tc>
        <w:tc>
          <w:tcPr>
            <w:tcW w:w="0" w:type="auto"/>
            <w:vAlign w:val="center"/>
          </w:tcPr>
          <w:p w14:paraId="37E70EF1" w14:textId="02B4474D" w:rsidR="0009108B" w:rsidRPr="001504F8" w:rsidRDefault="001504F8" w:rsidP="00897042">
            <w:pPr>
              <w:pStyle w:val="Normal1"/>
              <w:jc w:val="right"/>
              <w:rPr>
                <w:sz w:val="20"/>
                <w:szCs w:val="20"/>
              </w:rPr>
            </w:pPr>
            <w:r>
              <w:rPr>
                <w:sz w:val="20"/>
                <w:szCs w:val="20"/>
              </w:rPr>
              <w:t>15.5</w:t>
            </w:r>
          </w:p>
        </w:tc>
        <w:tc>
          <w:tcPr>
            <w:tcW w:w="0" w:type="auto"/>
            <w:vAlign w:val="center"/>
          </w:tcPr>
          <w:p w14:paraId="16AC88D8" w14:textId="591FFF62" w:rsidR="0009108B" w:rsidRPr="001504F8" w:rsidRDefault="001504F8" w:rsidP="00457CB2">
            <w:pPr>
              <w:pStyle w:val="Normal1"/>
              <w:jc w:val="right"/>
              <w:rPr>
                <w:sz w:val="20"/>
                <w:szCs w:val="20"/>
              </w:rPr>
            </w:pPr>
            <w:r>
              <w:rPr>
                <w:sz w:val="20"/>
                <w:szCs w:val="20"/>
              </w:rPr>
              <w:t>8.8</w:t>
            </w:r>
          </w:p>
        </w:tc>
        <w:tc>
          <w:tcPr>
            <w:tcW w:w="0" w:type="auto"/>
            <w:vAlign w:val="center"/>
          </w:tcPr>
          <w:p w14:paraId="40A19C4C" w14:textId="3B95251A" w:rsidR="0009108B" w:rsidRPr="001504F8" w:rsidRDefault="001504F8" w:rsidP="00457CB2">
            <w:pPr>
              <w:pStyle w:val="Normal1"/>
              <w:jc w:val="right"/>
              <w:rPr>
                <w:sz w:val="20"/>
                <w:szCs w:val="20"/>
              </w:rPr>
            </w:pPr>
            <w:r>
              <w:rPr>
                <w:sz w:val="20"/>
                <w:szCs w:val="20"/>
              </w:rPr>
              <w:t>6.4</w:t>
            </w:r>
          </w:p>
        </w:tc>
        <w:tc>
          <w:tcPr>
            <w:tcW w:w="0" w:type="auto"/>
            <w:vAlign w:val="center"/>
          </w:tcPr>
          <w:p w14:paraId="1ACBF86D" w14:textId="63BD2066" w:rsidR="0009108B" w:rsidRPr="001504F8" w:rsidRDefault="001504F8" w:rsidP="00457CB2">
            <w:pPr>
              <w:pStyle w:val="Normal1"/>
              <w:jc w:val="right"/>
              <w:rPr>
                <w:sz w:val="20"/>
                <w:szCs w:val="20"/>
              </w:rPr>
            </w:pPr>
            <w:r>
              <w:rPr>
                <w:sz w:val="20"/>
                <w:szCs w:val="20"/>
              </w:rPr>
              <w:t>4.6</w:t>
            </w:r>
          </w:p>
        </w:tc>
      </w:tr>
      <w:tr w:rsidR="001504F8" w:rsidRPr="001504F8" w14:paraId="793DEAF2" w14:textId="77777777" w:rsidTr="0009108B">
        <w:trPr>
          <w:trHeight w:val="303"/>
        </w:trPr>
        <w:tc>
          <w:tcPr>
            <w:tcW w:w="0" w:type="auto"/>
            <w:tcMar>
              <w:left w:w="0" w:type="dxa"/>
              <w:right w:w="0" w:type="dxa"/>
            </w:tcMar>
            <w:vAlign w:val="center"/>
          </w:tcPr>
          <w:p w14:paraId="093CBCEB" w14:textId="0D4DBE0C" w:rsidR="0009108B" w:rsidRPr="001504F8" w:rsidRDefault="0009108B" w:rsidP="004A668F">
            <w:pPr>
              <w:pStyle w:val="Normal1"/>
              <w:rPr>
                <w:sz w:val="20"/>
                <w:szCs w:val="20"/>
                <w:highlight w:val="white"/>
              </w:rPr>
            </w:pPr>
            <w:r w:rsidRPr="001504F8">
              <w:rPr>
                <w:sz w:val="20"/>
                <w:szCs w:val="20"/>
                <w:highlight w:val="white"/>
              </w:rPr>
              <w:t>Read Length</w:t>
            </w:r>
          </w:p>
        </w:tc>
        <w:tc>
          <w:tcPr>
            <w:tcW w:w="0" w:type="auto"/>
            <w:tcMar>
              <w:left w:w="0" w:type="dxa"/>
              <w:right w:w="0" w:type="dxa"/>
            </w:tcMar>
            <w:vAlign w:val="center"/>
          </w:tcPr>
          <w:p w14:paraId="7A282AEE" w14:textId="6990CD9B" w:rsidR="0009108B" w:rsidRPr="001504F8" w:rsidRDefault="001504F8" w:rsidP="00457CB2">
            <w:pPr>
              <w:pStyle w:val="Normal1"/>
              <w:jc w:val="right"/>
              <w:rPr>
                <w:sz w:val="20"/>
                <w:szCs w:val="20"/>
              </w:rPr>
            </w:pPr>
            <w:r>
              <w:rPr>
                <w:sz w:val="20"/>
                <w:szCs w:val="20"/>
              </w:rPr>
              <w:t>(variable)</w:t>
            </w:r>
          </w:p>
        </w:tc>
        <w:tc>
          <w:tcPr>
            <w:tcW w:w="0" w:type="auto"/>
            <w:vAlign w:val="center"/>
          </w:tcPr>
          <w:p w14:paraId="284D552C" w14:textId="361A8462" w:rsidR="0009108B" w:rsidRPr="001504F8" w:rsidRDefault="0009108B" w:rsidP="00897042">
            <w:pPr>
              <w:pStyle w:val="Normal1"/>
              <w:wordWrap w:val="0"/>
              <w:jc w:val="right"/>
              <w:rPr>
                <w:sz w:val="20"/>
                <w:szCs w:val="20"/>
              </w:rPr>
            </w:pPr>
            <w:r w:rsidRPr="001504F8">
              <w:rPr>
                <w:sz w:val="20"/>
                <w:szCs w:val="20"/>
              </w:rPr>
              <w:t>300</w:t>
            </w:r>
            <w:r w:rsidR="001504F8">
              <w:rPr>
                <w:sz w:val="20"/>
                <w:szCs w:val="20"/>
              </w:rPr>
              <w:t xml:space="preserve"> b</w:t>
            </w:r>
            <w:r w:rsidRPr="001504F8">
              <w:rPr>
                <w:sz w:val="20"/>
                <w:szCs w:val="20"/>
              </w:rPr>
              <w:t xml:space="preserve"> paired</w:t>
            </w:r>
          </w:p>
        </w:tc>
        <w:tc>
          <w:tcPr>
            <w:tcW w:w="0" w:type="auto"/>
            <w:vAlign w:val="center"/>
          </w:tcPr>
          <w:p w14:paraId="7203E910" w14:textId="6C1D963C" w:rsidR="0009108B" w:rsidRPr="001504F8" w:rsidRDefault="0009108B" w:rsidP="00457CB2">
            <w:pPr>
              <w:pStyle w:val="Normal1"/>
              <w:jc w:val="right"/>
              <w:rPr>
                <w:sz w:val="20"/>
                <w:szCs w:val="20"/>
              </w:rPr>
            </w:pPr>
            <w:r w:rsidRPr="001504F8">
              <w:rPr>
                <w:sz w:val="20"/>
                <w:szCs w:val="20"/>
              </w:rPr>
              <w:t>100</w:t>
            </w:r>
            <w:r w:rsidR="001504F8">
              <w:rPr>
                <w:sz w:val="20"/>
                <w:szCs w:val="20"/>
              </w:rPr>
              <w:t xml:space="preserve"> b</w:t>
            </w:r>
            <w:r w:rsidRPr="001504F8">
              <w:rPr>
                <w:sz w:val="20"/>
                <w:szCs w:val="20"/>
              </w:rPr>
              <w:t xml:space="preserve"> paired</w:t>
            </w:r>
          </w:p>
        </w:tc>
        <w:tc>
          <w:tcPr>
            <w:tcW w:w="0" w:type="auto"/>
            <w:vAlign w:val="center"/>
          </w:tcPr>
          <w:p w14:paraId="1B110DB7" w14:textId="7C25EC80" w:rsidR="0009108B" w:rsidRPr="001504F8" w:rsidRDefault="0009108B" w:rsidP="00457CB2">
            <w:pPr>
              <w:pStyle w:val="Normal1"/>
              <w:jc w:val="right"/>
              <w:rPr>
                <w:sz w:val="20"/>
                <w:szCs w:val="20"/>
              </w:rPr>
            </w:pPr>
            <w:r w:rsidRPr="001504F8">
              <w:rPr>
                <w:sz w:val="20"/>
                <w:szCs w:val="20"/>
              </w:rPr>
              <w:t>100</w:t>
            </w:r>
            <w:r w:rsidR="001504F8">
              <w:rPr>
                <w:sz w:val="20"/>
                <w:szCs w:val="20"/>
              </w:rPr>
              <w:t xml:space="preserve"> b</w:t>
            </w:r>
            <w:r w:rsidRPr="001504F8">
              <w:rPr>
                <w:sz w:val="20"/>
                <w:szCs w:val="20"/>
              </w:rPr>
              <w:t xml:space="preserve"> paired</w:t>
            </w:r>
          </w:p>
        </w:tc>
        <w:tc>
          <w:tcPr>
            <w:tcW w:w="0" w:type="auto"/>
            <w:vAlign w:val="center"/>
          </w:tcPr>
          <w:p w14:paraId="7847E58B" w14:textId="4D07D662" w:rsidR="0009108B" w:rsidRPr="001504F8" w:rsidRDefault="0009108B" w:rsidP="00457CB2">
            <w:pPr>
              <w:pStyle w:val="Normal1"/>
              <w:jc w:val="right"/>
              <w:rPr>
                <w:sz w:val="20"/>
                <w:szCs w:val="20"/>
              </w:rPr>
            </w:pPr>
            <w:r w:rsidRPr="001504F8">
              <w:rPr>
                <w:sz w:val="20"/>
                <w:szCs w:val="20"/>
              </w:rPr>
              <w:t>100</w:t>
            </w:r>
            <w:r w:rsidR="001504F8">
              <w:rPr>
                <w:sz w:val="20"/>
                <w:szCs w:val="20"/>
              </w:rPr>
              <w:t xml:space="preserve"> b</w:t>
            </w:r>
            <w:r w:rsidRPr="001504F8">
              <w:rPr>
                <w:sz w:val="20"/>
                <w:szCs w:val="20"/>
              </w:rPr>
              <w:t xml:space="preserve"> paired</w:t>
            </w:r>
          </w:p>
        </w:tc>
      </w:tr>
      <w:tr w:rsidR="001504F8" w:rsidRPr="001504F8" w14:paraId="505EE826" w14:textId="1E063FA6" w:rsidTr="0009108B">
        <w:trPr>
          <w:trHeight w:val="303"/>
        </w:trPr>
        <w:tc>
          <w:tcPr>
            <w:tcW w:w="0" w:type="auto"/>
            <w:tcMar>
              <w:left w:w="0" w:type="dxa"/>
              <w:right w:w="0" w:type="dxa"/>
            </w:tcMar>
            <w:vAlign w:val="center"/>
          </w:tcPr>
          <w:p w14:paraId="47623F7C" w14:textId="010F7378" w:rsidR="0009108B" w:rsidRPr="001504F8" w:rsidRDefault="0009108B" w:rsidP="004A668F">
            <w:pPr>
              <w:pStyle w:val="Normal1"/>
              <w:rPr>
                <w:sz w:val="20"/>
                <w:szCs w:val="20"/>
              </w:rPr>
            </w:pPr>
            <w:r w:rsidRPr="001504F8">
              <w:rPr>
                <w:sz w:val="20"/>
                <w:szCs w:val="20"/>
                <w:highlight w:val="white"/>
              </w:rPr>
              <w:t>Maximum length</w:t>
            </w:r>
          </w:p>
        </w:tc>
        <w:tc>
          <w:tcPr>
            <w:tcW w:w="0" w:type="auto"/>
            <w:tcMar>
              <w:left w:w="0" w:type="dxa"/>
              <w:right w:w="0" w:type="dxa"/>
            </w:tcMar>
            <w:vAlign w:val="center"/>
          </w:tcPr>
          <w:p w14:paraId="1F2A4A2C" w14:textId="0EAB587C" w:rsidR="0009108B" w:rsidRPr="001504F8" w:rsidRDefault="0009108B" w:rsidP="00457CB2">
            <w:pPr>
              <w:pStyle w:val="Normal1"/>
              <w:jc w:val="right"/>
              <w:rPr>
                <w:sz w:val="20"/>
                <w:szCs w:val="20"/>
              </w:rPr>
            </w:pPr>
            <w:r w:rsidRPr="001504F8">
              <w:rPr>
                <w:sz w:val="20"/>
                <w:szCs w:val="20"/>
              </w:rPr>
              <w:t>49,455</w:t>
            </w:r>
          </w:p>
        </w:tc>
        <w:tc>
          <w:tcPr>
            <w:tcW w:w="0" w:type="auto"/>
            <w:vAlign w:val="center"/>
          </w:tcPr>
          <w:p w14:paraId="77ACC62A" w14:textId="4BE996F0" w:rsidR="0009108B" w:rsidRPr="001504F8" w:rsidRDefault="0009108B" w:rsidP="00897042">
            <w:pPr>
              <w:pStyle w:val="Normal1"/>
              <w:jc w:val="right"/>
              <w:rPr>
                <w:sz w:val="20"/>
                <w:szCs w:val="20"/>
              </w:rPr>
            </w:pPr>
            <w:r w:rsidRPr="001504F8">
              <w:rPr>
                <w:sz w:val="20"/>
                <w:szCs w:val="20"/>
              </w:rPr>
              <w:t>NA</w:t>
            </w:r>
          </w:p>
        </w:tc>
        <w:tc>
          <w:tcPr>
            <w:tcW w:w="0" w:type="auto"/>
            <w:vAlign w:val="center"/>
          </w:tcPr>
          <w:p w14:paraId="529E7772" w14:textId="39C9396C" w:rsidR="0009108B" w:rsidRPr="001504F8" w:rsidRDefault="0009108B" w:rsidP="00457CB2">
            <w:pPr>
              <w:pStyle w:val="Normal1"/>
              <w:jc w:val="right"/>
              <w:rPr>
                <w:sz w:val="20"/>
                <w:szCs w:val="20"/>
              </w:rPr>
            </w:pPr>
            <w:r w:rsidRPr="001504F8">
              <w:rPr>
                <w:sz w:val="20"/>
                <w:szCs w:val="20"/>
              </w:rPr>
              <w:t>NA</w:t>
            </w:r>
          </w:p>
        </w:tc>
        <w:tc>
          <w:tcPr>
            <w:tcW w:w="0" w:type="auto"/>
            <w:vAlign w:val="center"/>
          </w:tcPr>
          <w:p w14:paraId="7BCB0349" w14:textId="61F776A6" w:rsidR="0009108B" w:rsidRPr="001504F8" w:rsidRDefault="0009108B" w:rsidP="00457CB2">
            <w:pPr>
              <w:pStyle w:val="Normal1"/>
              <w:jc w:val="right"/>
              <w:rPr>
                <w:sz w:val="20"/>
                <w:szCs w:val="20"/>
              </w:rPr>
            </w:pPr>
            <w:r w:rsidRPr="001504F8">
              <w:rPr>
                <w:sz w:val="20"/>
                <w:szCs w:val="20"/>
              </w:rPr>
              <w:t>NA</w:t>
            </w:r>
          </w:p>
        </w:tc>
        <w:tc>
          <w:tcPr>
            <w:tcW w:w="0" w:type="auto"/>
            <w:vAlign w:val="center"/>
          </w:tcPr>
          <w:p w14:paraId="70C472CE" w14:textId="1C787A23" w:rsidR="0009108B" w:rsidRPr="001504F8" w:rsidRDefault="0009108B" w:rsidP="00457CB2">
            <w:pPr>
              <w:pStyle w:val="Normal1"/>
              <w:jc w:val="right"/>
              <w:rPr>
                <w:sz w:val="20"/>
                <w:szCs w:val="20"/>
              </w:rPr>
            </w:pPr>
            <w:r w:rsidRPr="001504F8">
              <w:rPr>
                <w:sz w:val="20"/>
                <w:szCs w:val="20"/>
              </w:rPr>
              <w:t>NA</w:t>
            </w:r>
          </w:p>
        </w:tc>
      </w:tr>
      <w:tr w:rsidR="001504F8" w:rsidRPr="001504F8" w14:paraId="645016C0" w14:textId="3B754F2F" w:rsidTr="0009108B">
        <w:trPr>
          <w:trHeight w:val="303"/>
        </w:trPr>
        <w:tc>
          <w:tcPr>
            <w:tcW w:w="0" w:type="auto"/>
            <w:tcMar>
              <w:left w:w="0" w:type="dxa"/>
              <w:right w:w="0" w:type="dxa"/>
            </w:tcMar>
            <w:vAlign w:val="center"/>
          </w:tcPr>
          <w:p w14:paraId="63FCD703" w14:textId="0C3180B1" w:rsidR="0009108B" w:rsidRPr="001504F8" w:rsidRDefault="0009108B" w:rsidP="004A668F">
            <w:pPr>
              <w:pStyle w:val="Normal1"/>
              <w:rPr>
                <w:sz w:val="20"/>
                <w:szCs w:val="20"/>
              </w:rPr>
            </w:pPr>
            <w:r w:rsidRPr="001504F8">
              <w:rPr>
                <w:sz w:val="20"/>
                <w:szCs w:val="20"/>
              </w:rPr>
              <w:t>N50 length</w:t>
            </w:r>
          </w:p>
        </w:tc>
        <w:tc>
          <w:tcPr>
            <w:tcW w:w="0" w:type="auto"/>
            <w:tcMar>
              <w:left w:w="0" w:type="dxa"/>
              <w:right w:w="0" w:type="dxa"/>
            </w:tcMar>
            <w:vAlign w:val="center"/>
          </w:tcPr>
          <w:p w14:paraId="75D18CCA" w14:textId="34D26FF8" w:rsidR="0009108B" w:rsidRPr="001504F8" w:rsidRDefault="0009108B" w:rsidP="00457CB2">
            <w:pPr>
              <w:pStyle w:val="Normal1"/>
              <w:jc w:val="right"/>
              <w:rPr>
                <w:sz w:val="20"/>
                <w:szCs w:val="20"/>
              </w:rPr>
            </w:pPr>
            <w:r w:rsidRPr="001504F8">
              <w:rPr>
                <w:sz w:val="20"/>
                <w:szCs w:val="20"/>
              </w:rPr>
              <w:t>10,657</w:t>
            </w:r>
          </w:p>
        </w:tc>
        <w:tc>
          <w:tcPr>
            <w:tcW w:w="0" w:type="auto"/>
            <w:vAlign w:val="center"/>
          </w:tcPr>
          <w:p w14:paraId="09AB7D23" w14:textId="3C257821" w:rsidR="0009108B" w:rsidRPr="001504F8" w:rsidRDefault="0009108B" w:rsidP="00897042">
            <w:pPr>
              <w:pStyle w:val="Normal1"/>
              <w:jc w:val="right"/>
              <w:rPr>
                <w:sz w:val="20"/>
                <w:szCs w:val="20"/>
              </w:rPr>
            </w:pPr>
            <w:r w:rsidRPr="001504F8">
              <w:rPr>
                <w:sz w:val="20"/>
                <w:szCs w:val="20"/>
              </w:rPr>
              <w:t>NA</w:t>
            </w:r>
          </w:p>
        </w:tc>
        <w:tc>
          <w:tcPr>
            <w:tcW w:w="0" w:type="auto"/>
            <w:vAlign w:val="center"/>
          </w:tcPr>
          <w:p w14:paraId="0C40CB15" w14:textId="3A3B229C" w:rsidR="0009108B" w:rsidRPr="001504F8" w:rsidRDefault="0009108B" w:rsidP="00457CB2">
            <w:pPr>
              <w:pStyle w:val="Normal1"/>
              <w:jc w:val="right"/>
              <w:rPr>
                <w:sz w:val="20"/>
                <w:szCs w:val="20"/>
              </w:rPr>
            </w:pPr>
            <w:r w:rsidRPr="001504F8">
              <w:rPr>
                <w:sz w:val="20"/>
                <w:szCs w:val="20"/>
              </w:rPr>
              <w:t>NA</w:t>
            </w:r>
          </w:p>
        </w:tc>
        <w:tc>
          <w:tcPr>
            <w:tcW w:w="0" w:type="auto"/>
            <w:vAlign w:val="center"/>
          </w:tcPr>
          <w:p w14:paraId="50146198" w14:textId="6D8FA075" w:rsidR="0009108B" w:rsidRPr="001504F8" w:rsidRDefault="0009108B" w:rsidP="00457CB2">
            <w:pPr>
              <w:pStyle w:val="Normal1"/>
              <w:jc w:val="right"/>
              <w:rPr>
                <w:sz w:val="20"/>
                <w:szCs w:val="20"/>
              </w:rPr>
            </w:pPr>
            <w:r w:rsidRPr="001504F8">
              <w:rPr>
                <w:sz w:val="20"/>
                <w:szCs w:val="20"/>
              </w:rPr>
              <w:t>NA</w:t>
            </w:r>
          </w:p>
        </w:tc>
        <w:tc>
          <w:tcPr>
            <w:tcW w:w="0" w:type="auto"/>
            <w:vAlign w:val="center"/>
          </w:tcPr>
          <w:p w14:paraId="1E6B8BC7" w14:textId="54F25E44" w:rsidR="0009108B" w:rsidRPr="001504F8" w:rsidRDefault="0009108B" w:rsidP="00457CB2">
            <w:pPr>
              <w:pStyle w:val="Normal1"/>
              <w:jc w:val="right"/>
              <w:rPr>
                <w:sz w:val="20"/>
                <w:szCs w:val="20"/>
              </w:rPr>
            </w:pPr>
            <w:r w:rsidRPr="001504F8">
              <w:rPr>
                <w:sz w:val="20"/>
                <w:szCs w:val="20"/>
              </w:rPr>
              <w:t>NA</w:t>
            </w:r>
          </w:p>
        </w:tc>
      </w:tr>
      <w:tr w:rsidR="001504F8" w:rsidRPr="001504F8" w14:paraId="540AA5FD" w14:textId="1EDE12A2" w:rsidTr="001504F8">
        <w:trPr>
          <w:trHeight w:val="325"/>
        </w:trPr>
        <w:tc>
          <w:tcPr>
            <w:tcW w:w="0" w:type="auto"/>
            <w:tcMar>
              <w:left w:w="0" w:type="dxa"/>
              <w:right w:w="0" w:type="dxa"/>
            </w:tcMar>
            <w:vAlign w:val="center"/>
          </w:tcPr>
          <w:p w14:paraId="6F85BE55" w14:textId="00083950" w:rsidR="0009108B" w:rsidRPr="001504F8" w:rsidRDefault="0009108B" w:rsidP="004A668F">
            <w:pPr>
              <w:pStyle w:val="Normal1"/>
              <w:rPr>
                <w:sz w:val="20"/>
                <w:szCs w:val="20"/>
              </w:rPr>
            </w:pPr>
            <w:r w:rsidRPr="001504F8">
              <w:rPr>
                <w:sz w:val="20"/>
                <w:szCs w:val="20"/>
              </w:rPr>
              <w:t>Average length</w:t>
            </w:r>
          </w:p>
        </w:tc>
        <w:tc>
          <w:tcPr>
            <w:tcW w:w="0" w:type="auto"/>
            <w:tcMar>
              <w:left w:w="0" w:type="dxa"/>
              <w:right w:w="0" w:type="dxa"/>
            </w:tcMar>
            <w:vAlign w:val="center"/>
          </w:tcPr>
          <w:p w14:paraId="78E3A302" w14:textId="7E627EF9" w:rsidR="0009108B" w:rsidRPr="001504F8" w:rsidRDefault="0009108B" w:rsidP="00457CB2">
            <w:pPr>
              <w:pStyle w:val="Normal1"/>
              <w:jc w:val="right"/>
              <w:rPr>
                <w:sz w:val="20"/>
                <w:szCs w:val="20"/>
              </w:rPr>
            </w:pPr>
            <w:r w:rsidRPr="001504F8">
              <w:rPr>
                <w:sz w:val="20"/>
                <w:szCs w:val="20"/>
                <w:highlight w:val="white"/>
              </w:rPr>
              <w:t>7</w:t>
            </w:r>
            <w:r w:rsidRPr="001504F8">
              <w:rPr>
                <w:sz w:val="20"/>
                <w:szCs w:val="20"/>
              </w:rPr>
              <w:t>,536</w:t>
            </w:r>
          </w:p>
        </w:tc>
        <w:tc>
          <w:tcPr>
            <w:tcW w:w="0" w:type="auto"/>
            <w:vAlign w:val="center"/>
          </w:tcPr>
          <w:p w14:paraId="111CD0D8" w14:textId="6C1EC774" w:rsidR="0009108B" w:rsidRPr="001504F8" w:rsidRDefault="0009108B" w:rsidP="00897042">
            <w:pPr>
              <w:pStyle w:val="Normal1"/>
              <w:jc w:val="right"/>
              <w:rPr>
                <w:sz w:val="20"/>
                <w:szCs w:val="20"/>
                <w:highlight w:val="white"/>
              </w:rPr>
            </w:pPr>
            <w:r w:rsidRPr="001504F8">
              <w:rPr>
                <w:sz w:val="20"/>
                <w:szCs w:val="20"/>
                <w:highlight w:val="white"/>
              </w:rPr>
              <w:t>NA</w:t>
            </w:r>
          </w:p>
        </w:tc>
        <w:tc>
          <w:tcPr>
            <w:tcW w:w="0" w:type="auto"/>
            <w:vAlign w:val="center"/>
          </w:tcPr>
          <w:p w14:paraId="32CFE09B" w14:textId="12EC5F9D" w:rsidR="0009108B" w:rsidRPr="001504F8" w:rsidRDefault="0009108B" w:rsidP="00457CB2">
            <w:pPr>
              <w:pStyle w:val="Normal1"/>
              <w:jc w:val="right"/>
              <w:rPr>
                <w:sz w:val="20"/>
                <w:szCs w:val="20"/>
                <w:highlight w:val="white"/>
              </w:rPr>
            </w:pPr>
            <w:r w:rsidRPr="001504F8">
              <w:rPr>
                <w:sz w:val="20"/>
                <w:szCs w:val="20"/>
                <w:highlight w:val="white"/>
              </w:rPr>
              <w:t>NA</w:t>
            </w:r>
          </w:p>
        </w:tc>
        <w:tc>
          <w:tcPr>
            <w:tcW w:w="0" w:type="auto"/>
            <w:vAlign w:val="center"/>
          </w:tcPr>
          <w:p w14:paraId="0A9521DC" w14:textId="3A0BA6C2" w:rsidR="0009108B" w:rsidRPr="001504F8" w:rsidRDefault="0009108B" w:rsidP="00457CB2">
            <w:pPr>
              <w:pStyle w:val="Normal1"/>
              <w:jc w:val="right"/>
              <w:rPr>
                <w:sz w:val="20"/>
                <w:szCs w:val="20"/>
                <w:highlight w:val="white"/>
              </w:rPr>
            </w:pPr>
            <w:r w:rsidRPr="001504F8">
              <w:rPr>
                <w:sz w:val="20"/>
                <w:szCs w:val="20"/>
                <w:highlight w:val="white"/>
              </w:rPr>
              <w:t>NA</w:t>
            </w:r>
          </w:p>
        </w:tc>
        <w:tc>
          <w:tcPr>
            <w:tcW w:w="0" w:type="auto"/>
            <w:vAlign w:val="center"/>
          </w:tcPr>
          <w:p w14:paraId="487D9350" w14:textId="71173077" w:rsidR="0009108B" w:rsidRPr="001504F8" w:rsidRDefault="0009108B" w:rsidP="00457CB2">
            <w:pPr>
              <w:pStyle w:val="Normal1"/>
              <w:jc w:val="right"/>
              <w:rPr>
                <w:sz w:val="20"/>
                <w:szCs w:val="20"/>
                <w:highlight w:val="white"/>
              </w:rPr>
            </w:pPr>
            <w:r w:rsidRPr="001504F8">
              <w:rPr>
                <w:sz w:val="20"/>
                <w:szCs w:val="20"/>
                <w:highlight w:val="white"/>
              </w:rPr>
              <w:t>NA</w:t>
            </w:r>
          </w:p>
        </w:tc>
      </w:tr>
      <w:tr w:rsidR="001504F8" w:rsidRPr="001504F8" w14:paraId="382CF6ED" w14:textId="77777777" w:rsidTr="0009108B">
        <w:trPr>
          <w:trHeight w:val="318"/>
        </w:trPr>
        <w:tc>
          <w:tcPr>
            <w:tcW w:w="0" w:type="auto"/>
            <w:tcBorders>
              <w:bottom w:val="single" w:sz="12" w:space="0" w:color="auto"/>
            </w:tcBorders>
            <w:tcMar>
              <w:left w:w="0" w:type="dxa"/>
              <w:right w:w="0" w:type="dxa"/>
            </w:tcMar>
            <w:vAlign w:val="center"/>
          </w:tcPr>
          <w:p w14:paraId="64B0CBE4" w14:textId="7BEE9CEE" w:rsidR="0009108B" w:rsidRPr="001504F8" w:rsidRDefault="0009108B" w:rsidP="004A668F">
            <w:pPr>
              <w:pStyle w:val="Normal1"/>
              <w:rPr>
                <w:sz w:val="20"/>
                <w:szCs w:val="20"/>
              </w:rPr>
            </w:pPr>
            <w:r w:rsidRPr="001504F8">
              <w:rPr>
                <w:sz w:val="20"/>
                <w:szCs w:val="20"/>
              </w:rPr>
              <w:t>Insert length</w:t>
            </w:r>
          </w:p>
        </w:tc>
        <w:tc>
          <w:tcPr>
            <w:tcW w:w="0" w:type="auto"/>
            <w:tcBorders>
              <w:bottom w:val="single" w:sz="12" w:space="0" w:color="auto"/>
            </w:tcBorders>
            <w:tcMar>
              <w:left w:w="0" w:type="dxa"/>
              <w:right w:w="0" w:type="dxa"/>
            </w:tcMar>
            <w:vAlign w:val="center"/>
          </w:tcPr>
          <w:p w14:paraId="6D8AD858" w14:textId="00681C4F" w:rsidR="0009108B" w:rsidRPr="001504F8" w:rsidRDefault="0009108B" w:rsidP="00457CB2">
            <w:pPr>
              <w:pStyle w:val="Normal1"/>
              <w:jc w:val="right"/>
              <w:rPr>
                <w:sz w:val="20"/>
                <w:szCs w:val="20"/>
                <w:highlight w:val="white"/>
              </w:rPr>
            </w:pPr>
            <w:r w:rsidRPr="001504F8">
              <w:rPr>
                <w:sz w:val="20"/>
                <w:szCs w:val="20"/>
                <w:highlight w:val="white"/>
              </w:rPr>
              <w:t>NA</w:t>
            </w:r>
          </w:p>
        </w:tc>
        <w:tc>
          <w:tcPr>
            <w:tcW w:w="0" w:type="auto"/>
            <w:tcBorders>
              <w:bottom w:val="single" w:sz="12" w:space="0" w:color="auto"/>
            </w:tcBorders>
            <w:vAlign w:val="center"/>
          </w:tcPr>
          <w:p w14:paraId="1402C786" w14:textId="732CAA5E" w:rsidR="0009108B" w:rsidRPr="001504F8" w:rsidRDefault="0009108B" w:rsidP="001504F8">
            <w:pPr>
              <w:pStyle w:val="Normal1"/>
              <w:tabs>
                <w:tab w:val="left" w:pos="1240"/>
              </w:tabs>
              <w:jc w:val="right"/>
              <w:rPr>
                <w:sz w:val="20"/>
                <w:szCs w:val="20"/>
              </w:rPr>
            </w:pPr>
            <w:r w:rsidRPr="001504F8">
              <w:rPr>
                <w:sz w:val="20"/>
                <w:szCs w:val="20"/>
              </w:rPr>
              <w:t>477.</w:t>
            </w:r>
            <w:r w:rsidR="001504F8">
              <w:rPr>
                <w:sz w:val="20"/>
                <w:szCs w:val="20"/>
              </w:rPr>
              <w:t>1</w:t>
            </w:r>
          </w:p>
        </w:tc>
        <w:tc>
          <w:tcPr>
            <w:tcW w:w="0" w:type="auto"/>
            <w:tcBorders>
              <w:bottom w:val="single" w:sz="12" w:space="0" w:color="auto"/>
            </w:tcBorders>
            <w:vAlign w:val="center"/>
          </w:tcPr>
          <w:p w14:paraId="029AA51A" w14:textId="1390CA0B" w:rsidR="0009108B" w:rsidRPr="001504F8" w:rsidRDefault="0009108B" w:rsidP="001504F8">
            <w:pPr>
              <w:pStyle w:val="Normal1"/>
              <w:jc w:val="right"/>
              <w:rPr>
                <w:sz w:val="20"/>
                <w:szCs w:val="20"/>
                <w:highlight w:val="white"/>
              </w:rPr>
            </w:pPr>
            <w:r w:rsidRPr="001504F8">
              <w:rPr>
                <w:sz w:val="20"/>
                <w:szCs w:val="20"/>
              </w:rPr>
              <w:t>347.</w:t>
            </w:r>
            <w:r w:rsidR="001504F8">
              <w:rPr>
                <w:sz w:val="20"/>
                <w:szCs w:val="20"/>
              </w:rPr>
              <w:t>6</w:t>
            </w:r>
          </w:p>
        </w:tc>
        <w:tc>
          <w:tcPr>
            <w:tcW w:w="0" w:type="auto"/>
            <w:tcBorders>
              <w:bottom w:val="single" w:sz="12" w:space="0" w:color="auto"/>
            </w:tcBorders>
            <w:vAlign w:val="center"/>
          </w:tcPr>
          <w:p w14:paraId="01BC971D" w14:textId="34A3BF12" w:rsidR="0009108B" w:rsidRPr="001504F8" w:rsidRDefault="0009108B" w:rsidP="001504F8">
            <w:pPr>
              <w:pStyle w:val="Normal1"/>
              <w:jc w:val="right"/>
              <w:rPr>
                <w:sz w:val="20"/>
                <w:szCs w:val="20"/>
                <w:highlight w:val="white"/>
              </w:rPr>
            </w:pPr>
            <w:r w:rsidRPr="001504F8">
              <w:rPr>
                <w:sz w:val="20"/>
                <w:szCs w:val="20"/>
              </w:rPr>
              <w:t>496.9</w:t>
            </w:r>
          </w:p>
        </w:tc>
        <w:tc>
          <w:tcPr>
            <w:tcW w:w="0" w:type="auto"/>
            <w:tcBorders>
              <w:bottom w:val="single" w:sz="12" w:space="0" w:color="auto"/>
            </w:tcBorders>
            <w:vAlign w:val="center"/>
          </w:tcPr>
          <w:p w14:paraId="3AFDDDA6" w14:textId="7545EEA0" w:rsidR="0009108B" w:rsidRPr="001504F8" w:rsidRDefault="0009108B" w:rsidP="001504F8">
            <w:pPr>
              <w:pStyle w:val="Normal1"/>
              <w:jc w:val="right"/>
              <w:rPr>
                <w:sz w:val="20"/>
                <w:szCs w:val="20"/>
                <w:highlight w:val="white"/>
              </w:rPr>
            </w:pPr>
            <w:r w:rsidRPr="001504F8">
              <w:rPr>
                <w:sz w:val="20"/>
                <w:szCs w:val="20"/>
              </w:rPr>
              <w:t>749.</w:t>
            </w:r>
            <w:r w:rsidR="001504F8">
              <w:rPr>
                <w:sz w:val="20"/>
                <w:szCs w:val="20"/>
              </w:rPr>
              <w:t>3</w:t>
            </w:r>
          </w:p>
        </w:tc>
      </w:tr>
    </w:tbl>
    <w:p w14:paraId="6610C8DE" w14:textId="77777777" w:rsidR="004A668F" w:rsidRPr="001504F8" w:rsidRDefault="004A668F" w:rsidP="004A668F">
      <w:pPr>
        <w:rPr>
          <w:rFonts w:ascii="Gill Sans" w:hAnsi="Gill Sans" w:cs="Gill Sans"/>
        </w:rPr>
      </w:pPr>
    </w:p>
    <w:p w14:paraId="1396DCFB" w14:textId="38B56977" w:rsidR="004A668F" w:rsidRPr="00177608" w:rsidRDefault="00EF6F64" w:rsidP="004A668F">
      <w:pPr>
        <w:rPr>
          <w:rFonts w:ascii="Gill Sans" w:hAnsi="Gill Sans" w:cs="Gill Sans"/>
          <w:sz w:val="22"/>
          <w:szCs w:val="22"/>
        </w:rPr>
      </w:pPr>
      <w:r w:rsidRPr="00177608">
        <w:rPr>
          <w:rFonts w:ascii="Gill Sans" w:hAnsi="Gill Sans" w:cs="Gill Sans"/>
          <w:sz w:val="22"/>
          <w:szCs w:val="22"/>
        </w:rPr>
        <w:t>We generated new sequencing data using PacBio SMRT technology. In addition, w</w:t>
      </w:r>
      <w:r w:rsidR="00897042" w:rsidRPr="00177608">
        <w:rPr>
          <w:rFonts w:ascii="Gill Sans" w:hAnsi="Gill Sans" w:cs="Gill Sans"/>
          <w:sz w:val="22"/>
          <w:szCs w:val="22"/>
        </w:rPr>
        <w:t xml:space="preserve">e have used </w:t>
      </w:r>
      <w:r w:rsidRPr="00177608">
        <w:rPr>
          <w:rFonts w:ascii="Gill Sans" w:hAnsi="Gill Sans" w:cs="Gill Sans"/>
          <w:sz w:val="22"/>
          <w:szCs w:val="22"/>
        </w:rPr>
        <w:t xml:space="preserve">sequence data from Boothby </w:t>
      </w:r>
      <w:r w:rsidRPr="00177608">
        <w:rPr>
          <w:rFonts w:ascii="Gill Sans" w:hAnsi="Gill Sans" w:cs="Gill Sans"/>
          <w:i/>
          <w:sz w:val="22"/>
          <w:szCs w:val="22"/>
        </w:rPr>
        <w:t xml:space="preserve">et al </w:t>
      </w:r>
      <w:r w:rsidRPr="00177608">
        <w:rPr>
          <w:rFonts w:ascii="Gill Sans" w:hAnsi="Gill Sans" w:cs="Gill Sans"/>
          <w:sz w:val="22"/>
          <w:szCs w:val="22"/>
        </w:rPr>
        <w:t xml:space="preserve">(2015) for assembly, and single individual sequencing data from our previous report (Arakawa 2016). </w:t>
      </w:r>
    </w:p>
    <w:p w14:paraId="4E366A4C" w14:textId="77777777" w:rsidR="004A668F" w:rsidRPr="001504F8" w:rsidRDefault="004A668F" w:rsidP="004A668F">
      <w:pPr>
        <w:rPr>
          <w:rFonts w:ascii="Gill Sans" w:hAnsi="Gill Sans" w:cs="Gill Sans"/>
        </w:rPr>
      </w:pPr>
    </w:p>
    <w:p w14:paraId="20B0DD00" w14:textId="5BEF95D1" w:rsidR="004A2607" w:rsidRPr="001504F8" w:rsidRDefault="004A2607" w:rsidP="004A668F">
      <w:pPr>
        <w:rPr>
          <w:rFonts w:ascii="Gill Sans" w:hAnsi="Gill Sans" w:cs="Gill Sans"/>
        </w:rPr>
      </w:pPr>
      <w:r w:rsidRPr="001504F8">
        <w:rPr>
          <w:rFonts w:ascii="Gill Sans" w:hAnsi="Gill Sans" w:cs="Gill Sans"/>
        </w:rPr>
        <w:br w:type="page"/>
      </w:r>
    </w:p>
    <w:p w14:paraId="0545E5B3" w14:textId="685D9D47" w:rsidR="004A2607" w:rsidRDefault="004A2607" w:rsidP="004A668F">
      <w:pPr>
        <w:rPr>
          <w:rFonts w:ascii="Gill Sans" w:hAnsi="Gill Sans" w:cs="Gill Sans"/>
        </w:rPr>
      </w:pPr>
      <w:r w:rsidRPr="001504F8">
        <w:rPr>
          <w:rFonts w:ascii="Gill Sans" w:hAnsi="Gill Sans" w:cs="Gill Sans"/>
        </w:rPr>
        <w:lastRenderedPageBreak/>
        <w:t>(b) Hypsibius dujardini RNA-Seq</w:t>
      </w:r>
    </w:p>
    <w:p w14:paraId="1DA8586B" w14:textId="77777777" w:rsidR="001504F8" w:rsidRPr="001504F8" w:rsidRDefault="001504F8" w:rsidP="004A668F">
      <w:pPr>
        <w:rPr>
          <w:rFonts w:ascii="Gill Sans" w:hAnsi="Gill Sans" w:cs="Gill Sans"/>
        </w:rPr>
      </w:pPr>
    </w:p>
    <w:tbl>
      <w:tblPr>
        <w:tblStyle w:val="a5"/>
        <w:tblpPr w:leftFromText="142" w:rightFromText="142" w:vertAnchor="text" w:tblpY="1"/>
        <w:tblOverlap w:val="never"/>
        <w:tblW w:w="8972" w:type="dxa"/>
        <w:tblInd w:w="0" w:type="dxa"/>
        <w:tblBorders>
          <w:top w:val="single" w:sz="8" w:space="0" w:color="auto"/>
          <w:bottom w:val="single" w:sz="8" w:space="0" w:color="auto"/>
        </w:tblBorders>
        <w:tblLayout w:type="fixed"/>
        <w:tblLook w:val="0600" w:firstRow="0" w:lastRow="0" w:firstColumn="0" w:lastColumn="0" w:noHBand="1" w:noVBand="1"/>
      </w:tblPr>
      <w:tblGrid>
        <w:gridCol w:w="1096"/>
        <w:gridCol w:w="1047"/>
        <w:gridCol w:w="2135"/>
        <w:gridCol w:w="1007"/>
        <w:gridCol w:w="1183"/>
        <w:gridCol w:w="1184"/>
        <w:gridCol w:w="1320"/>
      </w:tblGrid>
      <w:tr w:rsidR="000610FD" w:rsidRPr="001504F8" w14:paraId="0F73B33C" w14:textId="77777777" w:rsidTr="006948C4">
        <w:trPr>
          <w:trHeight w:val="188"/>
        </w:trPr>
        <w:tc>
          <w:tcPr>
            <w:tcW w:w="1096" w:type="dxa"/>
            <w:tcBorders>
              <w:top w:val="single" w:sz="12" w:space="0" w:color="auto"/>
              <w:bottom w:val="single" w:sz="8" w:space="0" w:color="auto"/>
            </w:tcBorders>
            <w:shd w:val="clear" w:color="auto" w:fill="F2F2F2" w:themeFill="background1" w:themeFillShade="F2"/>
          </w:tcPr>
          <w:p w14:paraId="131B2DCC" w14:textId="56F9AFAD" w:rsidR="000610FD" w:rsidRPr="001504F8" w:rsidRDefault="000610FD" w:rsidP="00D82ACF">
            <w:pPr>
              <w:pStyle w:val="Normal1"/>
              <w:rPr>
                <w:sz w:val="18"/>
                <w:szCs w:val="20"/>
                <w:highlight w:val="white"/>
              </w:rPr>
            </w:pPr>
            <w:r w:rsidRPr="001504F8">
              <w:rPr>
                <w:sz w:val="18"/>
                <w:szCs w:val="20"/>
              </w:rPr>
              <w:t>#Individuals</w:t>
            </w:r>
          </w:p>
        </w:tc>
        <w:tc>
          <w:tcPr>
            <w:tcW w:w="1047" w:type="dxa"/>
            <w:tcBorders>
              <w:top w:val="single" w:sz="12" w:space="0" w:color="auto"/>
              <w:bottom w:val="single" w:sz="8" w:space="0" w:color="auto"/>
            </w:tcBorders>
            <w:shd w:val="clear" w:color="auto" w:fill="F2F2F2" w:themeFill="background1" w:themeFillShade="F2"/>
          </w:tcPr>
          <w:p w14:paraId="17E8AA23" w14:textId="7B49A5C7" w:rsidR="000610FD" w:rsidRPr="001504F8" w:rsidRDefault="000610FD" w:rsidP="00D82ACF">
            <w:pPr>
              <w:pStyle w:val="Normal1"/>
              <w:rPr>
                <w:sz w:val="18"/>
                <w:szCs w:val="20"/>
              </w:rPr>
            </w:pPr>
            <w:r w:rsidRPr="001504F8">
              <w:rPr>
                <w:sz w:val="18"/>
                <w:szCs w:val="20"/>
              </w:rPr>
              <w:t>Platform</w:t>
            </w:r>
          </w:p>
        </w:tc>
        <w:tc>
          <w:tcPr>
            <w:tcW w:w="2135" w:type="dxa"/>
            <w:tcBorders>
              <w:top w:val="single" w:sz="12" w:space="0" w:color="auto"/>
              <w:bottom w:val="single" w:sz="8" w:space="0" w:color="auto"/>
            </w:tcBorders>
            <w:shd w:val="clear" w:color="auto" w:fill="F2F2F2" w:themeFill="background1" w:themeFillShade="F2"/>
          </w:tcPr>
          <w:p w14:paraId="14B8A70E" w14:textId="3E6731A7" w:rsidR="000610FD" w:rsidRPr="001504F8" w:rsidRDefault="000610FD" w:rsidP="00D82ACF">
            <w:pPr>
              <w:pStyle w:val="Normal1"/>
              <w:rPr>
                <w:sz w:val="18"/>
                <w:szCs w:val="20"/>
                <w:highlight w:val="white"/>
              </w:rPr>
            </w:pPr>
            <w:r w:rsidRPr="001504F8">
              <w:rPr>
                <w:sz w:val="18"/>
                <w:szCs w:val="20"/>
              </w:rPr>
              <w:t>sample</w:t>
            </w:r>
          </w:p>
        </w:tc>
        <w:tc>
          <w:tcPr>
            <w:tcW w:w="1007" w:type="dxa"/>
            <w:tcBorders>
              <w:top w:val="single" w:sz="12" w:space="0" w:color="auto"/>
              <w:bottom w:val="single" w:sz="8" w:space="0" w:color="auto"/>
            </w:tcBorders>
            <w:shd w:val="clear" w:color="auto" w:fill="F2F2F2" w:themeFill="background1" w:themeFillShade="F2"/>
          </w:tcPr>
          <w:p w14:paraId="0AED838E" w14:textId="4EDE6D09" w:rsidR="000610FD" w:rsidRPr="001504F8" w:rsidRDefault="000610FD" w:rsidP="00D82ACF">
            <w:pPr>
              <w:pStyle w:val="Normal1"/>
              <w:jc w:val="right"/>
              <w:rPr>
                <w:sz w:val="18"/>
                <w:szCs w:val="20"/>
                <w:highlight w:val="white"/>
              </w:rPr>
            </w:pPr>
            <w:r w:rsidRPr="001504F8">
              <w:rPr>
                <w:sz w:val="18"/>
                <w:szCs w:val="20"/>
              </w:rPr>
              <w:t>#replicate</w:t>
            </w:r>
          </w:p>
        </w:tc>
        <w:tc>
          <w:tcPr>
            <w:tcW w:w="1183" w:type="dxa"/>
            <w:tcBorders>
              <w:top w:val="single" w:sz="12" w:space="0" w:color="auto"/>
              <w:bottom w:val="single" w:sz="8" w:space="0" w:color="auto"/>
            </w:tcBorders>
            <w:shd w:val="clear" w:color="auto" w:fill="F2F2F2" w:themeFill="background1" w:themeFillShade="F2"/>
          </w:tcPr>
          <w:p w14:paraId="54DC8C4B" w14:textId="3636C88F" w:rsidR="000610FD" w:rsidRPr="001504F8" w:rsidRDefault="000610FD" w:rsidP="00D82ACF">
            <w:pPr>
              <w:pStyle w:val="Normal1"/>
              <w:jc w:val="right"/>
              <w:rPr>
                <w:sz w:val="18"/>
                <w:szCs w:val="20"/>
                <w:highlight w:val="white"/>
              </w:rPr>
            </w:pPr>
            <w:r w:rsidRPr="001504F8">
              <w:rPr>
                <w:sz w:val="18"/>
                <w:szCs w:val="20"/>
              </w:rPr>
              <w:t>Sample ID</w:t>
            </w:r>
          </w:p>
        </w:tc>
        <w:tc>
          <w:tcPr>
            <w:tcW w:w="1184" w:type="dxa"/>
            <w:tcBorders>
              <w:top w:val="single" w:sz="12" w:space="0" w:color="auto"/>
              <w:bottom w:val="single" w:sz="8" w:space="0" w:color="auto"/>
            </w:tcBorders>
            <w:shd w:val="clear" w:color="auto" w:fill="F2F2F2" w:themeFill="background1" w:themeFillShade="F2"/>
          </w:tcPr>
          <w:p w14:paraId="2BFEEB72" w14:textId="6EB8F196" w:rsidR="000610FD" w:rsidRPr="001504F8" w:rsidRDefault="000610FD" w:rsidP="00D82ACF">
            <w:pPr>
              <w:pStyle w:val="Normal1"/>
              <w:jc w:val="right"/>
              <w:rPr>
                <w:sz w:val="18"/>
                <w:szCs w:val="20"/>
                <w:highlight w:val="white"/>
              </w:rPr>
            </w:pPr>
            <w:r w:rsidRPr="001504F8">
              <w:rPr>
                <w:sz w:val="18"/>
                <w:szCs w:val="20"/>
              </w:rPr>
              <w:t>#Reads</w:t>
            </w:r>
          </w:p>
        </w:tc>
        <w:tc>
          <w:tcPr>
            <w:tcW w:w="1320" w:type="dxa"/>
            <w:tcBorders>
              <w:top w:val="single" w:sz="12" w:space="0" w:color="auto"/>
              <w:bottom w:val="single" w:sz="8" w:space="0" w:color="auto"/>
            </w:tcBorders>
            <w:shd w:val="clear" w:color="auto" w:fill="F2F2F2" w:themeFill="background1" w:themeFillShade="F2"/>
          </w:tcPr>
          <w:p w14:paraId="6D9B31DA" w14:textId="4818E6F3" w:rsidR="000610FD" w:rsidRPr="001504F8" w:rsidRDefault="000610FD" w:rsidP="00D82ACF">
            <w:pPr>
              <w:pStyle w:val="Normal1"/>
              <w:jc w:val="right"/>
              <w:rPr>
                <w:sz w:val="18"/>
                <w:szCs w:val="20"/>
                <w:highlight w:val="white"/>
              </w:rPr>
            </w:pPr>
            <w:r w:rsidRPr="001504F8">
              <w:rPr>
                <w:sz w:val="18"/>
                <w:szCs w:val="20"/>
              </w:rPr>
              <w:t>#Accession</w:t>
            </w:r>
          </w:p>
        </w:tc>
      </w:tr>
      <w:tr w:rsidR="003F1F8A" w:rsidRPr="001504F8" w14:paraId="5D3C5CCC" w14:textId="77777777" w:rsidTr="006948C4">
        <w:trPr>
          <w:trHeight w:val="188"/>
        </w:trPr>
        <w:tc>
          <w:tcPr>
            <w:tcW w:w="1096" w:type="dxa"/>
            <w:vMerge w:val="restart"/>
            <w:tcBorders>
              <w:top w:val="single" w:sz="8" w:space="0" w:color="auto"/>
            </w:tcBorders>
          </w:tcPr>
          <w:p w14:paraId="2F806561" w14:textId="6FC0EA4E" w:rsidR="003F1F8A" w:rsidRPr="001504F8" w:rsidRDefault="003F1F8A" w:rsidP="00D82ACF">
            <w:pPr>
              <w:pStyle w:val="Normal1"/>
              <w:rPr>
                <w:sz w:val="18"/>
                <w:szCs w:val="20"/>
              </w:rPr>
            </w:pPr>
            <w:r w:rsidRPr="001504F8">
              <w:rPr>
                <w:sz w:val="18"/>
                <w:szCs w:val="20"/>
              </w:rPr>
              <w:t>10,000</w:t>
            </w:r>
          </w:p>
        </w:tc>
        <w:tc>
          <w:tcPr>
            <w:tcW w:w="1047" w:type="dxa"/>
            <w:vMerge w:val="restart"/>
            <w:tcBorders>
              <w:top w:val="single" w:sz="8" w:space="0" w:color="auto"/>
            </w:tcBorders>
          </w:tcPr>
          <w:p w14:paraId="7F3B24DC" w14:textId="1B2891F3" w:rsidR="003F1F8A" w:rsidRPr="001504F8" w:rsidRDefault="003F1F8A" w:rsidP="00D82ACF">
            <w:pPr>
              <w:pStyle w:val="Normal1"/>
              <w:rPr>
                <w:sz w:val="18"/>
                <w:szCs w:val="20"/>
              </w:rPr>
            </w:pPr>
            <w:r w:rsidRPr="001504F8">
              <w:rPr>
                <w:sz w:val="18"/>
                <w:szCs w:val="20"/>
              </w:rPr>
              <w:t>HiSeq2000</w:t>
            </w:r>
          </w:p>
        </w:tc>
        <w:tc>
          <w:tcPr>
            <w:tcW w:w="2135" w:type="dxa"/>
            <w:vMerge w:val="restart"/>
            <w:tcBorders>
              <w:top w:val="single" w:sz="8" w:space="0" w:color="auto"/>
            </w:tcBorders>
          </w:tcPr>
          <w:p w14:paraId="6BBE06BD" w14:textId="53D3CBB8" w:rsidR="003F1F8A" w:rsidRPr="001504F8" w:rsidRDefault="003F1F8A" w:rsidP="00D82ACF">
            <w:pPr>
              <w:pStyle w:val="Normal1"/>
              <w:rPr>
                <w:sz w:val="18"/>
                <w:szCs w:val="20"/>
              </w:rPr>
            </w:pPr>
            <w:r w:rsidRPr="001504F8">
              <w:rPr>
                <w:sz w:val="18"/>
                <w:szCs w:val="20"/>
              </w:rPr>
              <w:t>Active</w:t>
            </w:r>
          </w:p>
        </w:tc>
        <w:tc>
          <w:tcPr>
            <w:tcW w:w="1007" w:type="dxa"/>
            <w:tcBorders>
              <w:top w:val="single" w:sz="8" w:space="0" w:color="auto"/>
            </w:tcBorders>
          </w:tcPr>
          <w:p w14:paraId="74156BF4" w14:textId="7FC5CCE7" w:rsidR="003F1F8A" w:rsidRPr="001504F8" w:rsidRDefault="003F1F8A" w:rsidP="00D82ACF">
            <w:pPr>
              <w:pStyle w:val="Normal1"/>
              <w:jc w:val="right"/>
              <w:rPr>
                <w:sz w:val="18"/>
                <w:szCs w:val="20"/>
              </w:rPr>
            </w:pPr>
            <w:r w:rsidRPr="001504F8">
              <w:rPr>
                <w:sz w:val="18"/>
                <w:szCs w:val="20"/>
              </w:rPr>
              <w:t>1</w:t>
            </w:r>
          </w:p>
        </w:tc>
        <w:tc>
          <w:tcPr>
            <w:tcW w:w="1183" w:type="dxa"/>
            <w:tcBorders>
              <w:top w:val="single" w:sz="8" w:space="0" w:color="auto"/>
            </w:tcBorders>
          </w:tcPr>
          <w:p w14:paraId="74DB7409" w14:textId="0479A0BD" w:rsidR="003F1F8A" w:rsidRPr="001504F8" w:rsidRDefault="003F1F8A" w:rsidP="00D82ACF">
            <w:pPr>
              <w:pStyle w:val="Normal1"/>
              <w:jc w:val="right"/>
              <w:rPr>
                <w:sz w:val="18"/>
                <w:szCs w:val="20"/>
              </w:rPr>
            </w:pPr>
            <w:r w:rsidRPr="001504F8">
              <w:rPr>
                <w:sz w:val="18"/>
                <w:szCs w:val="20"/>
              </w:rPr>
              <w:t>Active_1</w:t>
            </w:r>
          </w:p>
        </w:tc>
        <w:tc>
          <w:tcPr>
            <w:tcW w:w="1184" w:type="dxa"/>
            <w:tcBorders>
              <w:top w:val="single" w:sz="8" w:space="0" w:color="auto"/>
            </w:tcBorders>
          </w:tcPr>
          <w:p w14:paraId="21FF7BFA" w14:textId="242D7E93" w:rsidR="003F1F8A" w:rsidRPr="001504F8" w:rsidRDefault="003F1F8A" w:rsidP="00D82ACF">
            <w:pPr>
              <w:pStyle w:val="Normal1"/>
              <w:jc w:val="right"/>
              <w:rPr>
                <w:sz w:val="18"/>
                <w:szCs w:val="20"/>
              </w:rPr>
            </w:pPr>
            <w:r w:rsidRPr="001504F8">
              <w:rPr>
                <w:sz w:val="18"/>
                <w:szCs w:val="20"/>
              </w:rPr>
              <w:t>25,172,359</w:t>
            </w:r>
          </w:p>
        </w:tc>
        <w:tc>
          <w:tcPr>
            <w:tcW w:w="1320" w:type="dxa"/>
            <w:tcBorders>
              <w:top w:val="single" w:sz="8" w:space="0" w:color="auto"/>
            </w:tcBorders>
          </w:tcPr>
          <w:p w14:paraId="6143DF4A" w14:textId="71807838" w:rsidR="003F1F8A" w:rsidRPr="001504F8" w:rsidRDefault="003F1F8A" w:rsidP="003F1F8A">
            <w:pPr>
              <w:pStyle w:val="Normal1"/>
              <w:jc w:val="right"/>
              <w:rPr>
                <w:sz w:val="18"/>
                <w:szCs w:val="20"/>
              </w:rPr>
            </w:pPr>
            <w:r w:rsidRPr="001504F8">
              <w:rPr>
                <w:sz w:val="18"/>
                <w:szCs w:val="20"/>
              </w:rPr>
              <w:t>SRX2528369</w:t>
            </w:r>
          </w:p>
        </w:tc>
      </w:tr>
      <w:tr w:rsidR="003F1F8A" w:rsidRPr="001504F8" w14:paraId="58F389F2" w14:textId="77777777" w:rsidTr="006948C4">
        <w:trPr>
          <w:trHeight w:val="201"/>
        </w:trPr>
        <w:tc>
          <w:tcPr>
            <w:tcW w:w="1096" w:type="dxa"/>
            <w:vMerge/>
          </w:tcPr>
          <w:p w14:paraId="15B7A78F" w14:textId="77777777" w:rsidR="003F1F8A" w:rsidRPr="001504F8" w:rsidRDefault="003F1F8A" w:rsidP="00D82ACF">
            <w:pPr>
              <w:pStyle w:val="Normal1"/>
              <w:rPr>
                <w:sz w:val="18"/>
                <w:szCs w:val="20"/>
              </w:rPr>
            </w:pPr>
          </w:p>
        </w:tc>
        <w:tc>
          <w:tcPr>
            <w:tcW w:w="1047" w:type="dxa"/>
            <w:vMerge/>
          </w:tcPr>
          <w:p w14:paraId="3A13684D" w14:textId="77777777" w:rsidR="003F1F8A" w:rsidRPr="001504F8" w:rsidRDefault="003F1F8A" w:rsidP="00D82ACF">
            <w:pPr>
              <w:pStyle w:val="Normal1"/>
              <w:rPr>
                <w:sz w:val="18"/>
                <w:szCs w:val="20"/>
              </w:rPr>
            </w:pPr>
          </w:p>
        </w:tc>
        <w:tc>
          <w:tcPr>
            <w:tcW w:w="2135" w:type="dxa"/>
            <w:vMerge/>
          </w:tcPr>
          <w:p w14:paraId="41A3CA07" w14:textId="1B021604" w:rsidR="003F1F8A" w:rsidRPr="001504F8" w:rsidRDefault="003F1F8A" w:rsidP="00D82ACF">
            <w:pPr>
              <w:pStyle w:val="Normal1"/>
              <w:rPr>
                <w:sz w:val="18"/>
                <w:szCs w:val="20"/>
              </w:rPr>
            </w:pPr>
          </w:p>
        </w:tc>
        <w:tc>
          <w:tcPr>
            <w:tcW w:w="1007" w:type="dxa"/>
          </w:tcPr>
          <w:p w14:paraId="438A4768" w14:textId="19CC73AC" w:rsidR="003F1F8A" w:rsidRPr="001504F8" w:rsidRDefault="003F1F8A" w:rsidP="00D82ACF">
            <w:pPr>
              <w:pStyle w:val="Normal1"/>
              <w:jc w:val="right"/>
              <w:rPr>
                <w:sz w:val="18"/>
                <w:szCs w:val="20"/>
              </w:rPr>
            </w:pPr>
            <w:r w:rsidRPr="001504F8">
              <w:rPr>
                <w:sz w:val="18"/>
                <w:szCs w:val="20"/>
              </w:rPr>
              <w:t>2</w:t>
            </w:r>
          </w:p>
        </w:tc>
        <w:tc>
          <w:tcPr>
            <w:tcW w:w="1183" w:type="dxa"/>
          </w:tcPr>
          <w:p w14:paraId="2AE24AF5" w14:textId="44AB18E7" w:rsidR="003F1F8A" w:rsidRPr="001504F8" w:rsidRDefault="003F1F8A" w:rsidP="00D82ACF">
            <w:pPr>
              <w:pStyle w:val="Normal1"/>
              <w:jc w:val="right"/>
              <w:rPr>
                <w:sz w:val="18"/>
                <w:szCs w:val="20"/>
              </w:rPr>
            </w:pPr>
            <w:r w:rsidRPr="001504F8">
              <w:rPr>
                <w:sz w:val="18"/>
                <w:szCs w:val="20"/>
              </w:rPr>
              <w:t>Active_2</w:t>
            </w:r>
          </w:p>
        </w:tc>
        <w:tc>
          <w:tcPr>
            <w:tcW w:w="1184" w:type="dxa"/>
          </w:tcPr>
          <w:p w14:paraId="46625B3E" w14:textId="47FAD3E3" w:rsidR="003F1F8A" w:rsidRPr="001504F8" w:rsidRDefault="003F1F8A" w:rsidP="00D82ACF">
            <w:pPr>
              <w:pStyle w:val="Normal1"/>
              <w:jc w:val="right"/>
              <w:rPr>
                <w:sz w:val="18"/>
                <w:szCs w:val="20"/>
              </w:rPr>
            </w:pPr>
            <w:r w:rsidRPr="001504F8">
              <w:rPr>
                <w:sz w:val="18"/>
                <w:szCs w:val="20"/>
              </w:rPr>
              <w:t>26,497,216</w:t>
            </w:r>
          </w:p>
        </w:tc>
        <w:tc>
          <w:tcPr>
            <w:tcW w:w="1320" w:type="dxa"/>
          </w:tcPr>
          <w:p w14:paraId="465322E1" w14:textId="6891004A" w:rsidR="003F1F8A" w:rsidRPr="001504F8" w:rsidRDefault="003F1F8A" w:rsidP="003F1F8A">
            <w:pPr>
              <w:pStyle w:val="Normal1"/>
              <w:jc w:val="right"/>
              <w:rPr>
                <w:sz w:val="18"/>
                <w:szCs w:val="20"/>
              </w:rPr>
            </w:pPr>
            <w:r w:rsidRPr="001504F8">
              <w:rPr>
                <w:sz w:val="18"/>
                <w:szCs w:val="20"/>
              </w:rPr>
              <w:t>SRX2528370</w:t>
            </w:r>
          </w:p>
        </w:tc>
      </w:tr>
      <w:tr w:rsidR="003F1F8A" w:rsidRPr="001504F8" w14:paraId="72472680" w14:textId="77777777" w:rsidTr="006948C4">
        <w:trPr>
          <w:trHeight w:val="188"/>
        </w:trPr>
        <w:tc>
          <w:tcPr>
            <w:tcW w:w="1096" w:type="dxa"/>
            <w:vMerge/>
          </w:tcPr>
          <w:p w14:paraId="6AFC8ABA" w14:textId="77777777" w:rsidR="003F1F8A" w:rsidRPr="001504F8" w:rsidRDefault="003F1F8A" w:rsidP="00D82ACF">
            <w:pPr>
              <w:pStyle w:val="Normal1"/>
              <w:rPr>
                <w:sz w:val="18"/>
                <w:szCs w:val="20"/>
              </w:rPr>
            </w:pPr>
          </w:p>
        </w:tc>
        <w:tc>
          <w:tcPr>
            <w:tcW w:w="1047" w:type="dxa"/>
            <w:vMerge/>
          </w:tcPr>
          <w:p w14:paraId="16B03CE2" w14:textId="77777777" w:rsidR="003F1F8A" w:rsidRPr="001504F8" w:rsidRDefault="003F1F8A" w:rsidP="00D82ACF">
            <w:pPr>
              <w:pStyle w:val="Normal1"/>
              <w:rPr>
                <w:sz w:val="18"/>
                <w:szCs w:val="20"/>
              </w:rPr>
            </w:pPr>
          </w:p>
        </w:tc>
        <w:tc>
          <w:tcPr>
            <w:tcW w:w="2135" w:type="dxa"/>
            <w:vMerge/>
          </w:tcPr>
          <w:p w14:paraId="7562EFB6" w14:textId="15952B71" w:rsidR="003F1F8A" w:rsidRPr="001504F8" w:rsidRDefault="003F1F8A" w:rsidP="00D82ACF">
            <w:pPr>
              <w:pStyle w:val="Normal1"/>
              <w:rPr>
                <w:sz w:val="18"/>
                <w:szCs w:val="20"/>
              </w:rPr>
            </w:pPr>
          </w:p>
        </w:tc>
        <w:tc>
          <w:tcPr>
            <w:tcW w:w="1007" w:type="dxa"/>
          </w:tcPr>
          <w:p w14:paraId="6F9319EB" w14:textId="2D021561" w:rsidR="003F1F8A" w:rsidRPr="001504F8" w:rsidRDefault="003F1F8A" w:rsidP="00D82ACF">
            <w:pPr>
              <w:pStyle w:val="Normal1"/>
              <w:jc w:val="right"/>
              <w:rPr>
                <w:sz w:val="18"/>
                <w:szCs w:val="20"/>
              </w:rPr>
            </w:pPr>
            <w:r w:rsidRPr="001504F8">
              <w:rPr>
                <w:sz w:val="18"/>
                <w:szCs w:val="20"/>
              </w:rPr>
              <w:t>3</w:t>
            </w:r>
          </w:p>
        </w:tc>
        <w:tc>
          <w:tcPr>
            <w:tcW w:w="1183" w:type="dxa"/>
          </w:tcPr>
          <w:p w14:paraId="79562F80" w14:textId="14C287EE" w:rsidR="003F1F8A" w:rsidRPr="001504F8" w:rsidRDefault="003F1F8A" w:rsidP="00D82ACF">
            <w:pPr>
              <w:pStyle w:val="Normal1"/>
              <w:jc w:val="right"/>
              <w:rPr>
                <w:sz w:val="18"/>
                <w:szCs w:val="20"/>
              </w:rPr>
            </w:pPr>
            <w:r w:rsidRPr="001504F8">
              <w:rPr>
                <w:sz w:val="18"/>
                <w:szCs w:val="20"/>
              </w:rPr>
              <w:t>Active_3</w:t>
            </w:r>
          </w:p>
        </w:tc>
        <w:tc>
          <w:tcPr>
            <w:tcW w:w="1184" w:type="dxa"/>
          </w:tcPr>
          <w:p w14:paraId="7A692753" w14:textId="02EA38C9" w:rsidR="003F1F8A" w:rsidRPr="001504F8" w:rsidRDefault="003F1F8A" w:rsidP="00D82ACF">
            <w:pPr>
              <w:pStyle w:val="Normal1"/>
              <w:jc w:val="right"/>
              <w:rPr>
                <w:sz w:val="18"/>
                <w:szCs w:val="20"/>
              </w:rPr>
            </w:pPr>
            <w:r w:rsidRPr="001504F8">
              <w:rPr>
                <w:sz w:val="18"/>
                <w:szCs w:val="20"/>
              </w:rPr>
              <w:t>28,141,582</w:t>
            </w:r>
          </w:p>
        </w:tc>
        <w:tc>
          <w:tcPr>
            <w:tcW w:w="1320" w:type="dxa"/>
          </w:tcPr>
          <w:p w14:paraId="2F1695A9" w14:textId="1DC51224" w:rsidR="003F1F8A" w:rsidRPr="001504F8" w:rsidRDefault="003F1F8A" w:rsidP="003F1F8A">
            <w:pPr>
              <w:pStyle w:val="Normal1"/>
              <w:jc w:val="right"/>
              <w:rPr>
                <w:sz w:val="18"/>
                <w:szCs w:val="20"/>
              </w:rPr>
            </w:pPr>
            <w:r w:rsidRPr="001504F8">
              <w:rPr>
                <w:sz w:val="18"/>
                <w:szCs w:val="20"/>
              </w:rPr>
              <w:t>SRX2528371</w:t>
            </w:r>
          </w:p>
        </w:tc>
      </w:tr>
      <w:tr w:rsidR="003F1F8A" w:rsidRPr="001504F8" w14:paraId="71ED2646" w14:textId="77777777" w:rsidTr="006948C4">
        <w:trPr>
          <w:trHeight w:val="188"/>
        </w:trPr>
        <w:tc>
          <w:tcPr>
            <w:tcW w:w="1096" w:type="dxa"/>
            <w:vMerge/>
          </w:tcPr>
          <w:p w14:paraId="67FC7AA9" w14:textId="77777777" w:rsidR="003F1F8A" w:rsidRPr="001504F8" w:rsidRDefault="003F1F8A" w:rsidP="00D82ACF">
            <w:pPr>
              <w:pStyle w:val="Normal1"/>
              <w:rPr>
                <w:sz w:val="18"/>
                <w:szCs w:val="20"/>
              </w:rPr>
            </w:pPr>
          </w:p>
        </w:tc>
        <w:tc>
          <w:tcPr>
            <w:tcW w:w="1047" w:type="dxa"/>
            <w:vMerge/>
          </w:tcPr>
          <w:p w14:paraId="184405A7" w14:textId="77777777" w:rsidR="003F1F8A" w:rsidRPr="001504F8" w:rsidRDefault="003F1F8A" w:rsidP="00D82ACF">
            <w:pPr>
              <w:pStyle w:val="Normal1"/>
              <w:rPr>
                <w:sz w:val="18"/>
                <w:szCs w:val="20"/>
              </w:rPr>
            </w:pPr>
          </w:p>
        </w:tc>
        <w:tc>
          <w:tcPr>
            <w:tcW w:w="2135" w:type="dxa"/>
            <w:vMerge w:val="restart"/>
          </w:tcPr>
          <w:p w14:paraId="5BFA87A0" w14:textId="021C71BD" w:rsidR="003F1F8A" w:rsidRPr="001504F8" w:rsidRDefault="003F1F8A" w:rsidP="00D82ACF">
            <w:pPr>
              <w:pStyle w:val="Normal1"/>
              <w:rPr>
                <w:sz w:val="18"/>
                <w:szCs w:val="20"/>
              </w:rPr>
            </w:pPr>
            <w:r w:rsidRPr="001504F8">
              <w:rPr>
                <w:sz w:val="18"/>
                <w:szCs w:val="20"/>
              </w:rPr>
              <w:t>Tun</w:t>
            </w:r>
          </w:p>
        </w:tc>
        <w:tc>
          <w:tcPr>
            <w:tcW w:w="1007" w:type="dxa"/>
          </w:tcPr>
          <w:p w14:paraId="3531E3FC" w14:textId="0B8B5679" w:rsidR="003F1F8A" w:rsidRPr="001504F8" w:rsidRDefault="003F1F8A" w:rsidP="00D82ACF">
            <w:pPr>
              <w:pStyle w:val="Normal1"/>
              <w:jc w:val="right"/>
              <w:rPr>
                <w:sz w:val="18"/>
                <w:szCs w:val="20"/>
              </w:rPr>
            </w:pPr>
            <w:r w:rsidRPr="001504F8">
              <w:rPr>
                <w:sz w:val="18"/>
                <w:szCs w:val="20"/>
              </w:rPr>
              <w:t>1</w:t>
            </w:r>
          </w:p>
        </w:tc>
        <w:tc>
          <w:tcPr>
            <w:tcW w:w="1183" w:type="dxa"/>
          </w:tcPr>
          <w:p w14:paraId="560412BD" w14:textId="1333761D" w:rsidR="003F1F8A" w:rsidRPr="001504F8" w:rsidRDefault="003F1F8A" w:rsidP="00D82ACF">
            <w:pPr>
              <w:pStyle w:val="Normal1"/>
              <w:jc w:val="right"/>
              <w:rPr>
                <w:sz w:val="18"/>
                <w:szCs w:val="20"/>
              </w:rPr>
            </w:pPr>
            <w:r w:rsidRPr="001504F8">
              <w:rPr>
                <w:sz w:val="18"/>
                <w:szCs w:val="20"/>
              </w:rPr>
              <w:t>Tun_1</w:t>
            </w:r>
          </w:p>
        </w:tc>
        <w:tc>
          <w:tcPr>
            <w:tcW w:w="1184" w:type="dxa"/>
          </w:tcPr>
          <w:p w14:paraId="754FAE7B" w14:textId="64FE7583" w:rsidR="003F1F8A" w:rsidRPr="001504F8" w:rsidRDefault="003F1F8A" w:rsidP="00D82ACF">
            <w:pPr>
              <w:pStyle w:val="Normal1"/>
              <w:jc w:val="right"/>
              <w:rPr>
                <w:sz w:val="18"/>
                <w:szCs w:val="20"/>
              </w:rPr>
            </w:pPr>
            <w:r w:rsidRPr="001504F8">
              <w:rPr>
                <w:sz w:val="18"/>
                <w:szCs w:val="20"/>
              </w:rPr>
              <w:t>25,782,478</w:t>
            </w:r>
          </w:p>
        </w:tc>
        <w:tc>
          <w:tcPr>
            <w:tcW w:w="1320" w:type="dxa"/>
          </w:tcPr>
          <w:p w14:paraId="0CE58C03" w14:textId="2C55C133" w:rsidR="003F1F8A" w:rsidRPr="001504F8" w:rsidRDefault="003F1F8A" w:rsidP="003F1F8A">
            <w:pPr>
              <w:pStyle w:val="Normal1"/>
              <w:jc w:val="right"/>
              <w:rPr>
                <w:sz w:val="18"/>
                <w:szCs w:val="20"/>
              </w:rPr>
            </w:pPr>
            <w:r w:rsidRPr="001504F8">
              <w:rPr>
                <w:sz w:val="18"/>
                <w:szCs w:val="20"/>
              </w:rPr>
              <w:t>SRX2528372</w:t>
            </w:r>
          </w:p>
        </w:tc>
      </w:tr>
      <w:tr w:rsidR="003F1F8A" w:rsidRPr="001504F8" w14:paraId="2A13AF41" w14:textId="77777777" w:rsidTr="006948C4">
        <w:trPr>
          <w:trHeight w:val="201"/>
        </w:trPr>
        <w:tc>
          <w:tcPr>
            <w:tcW w:w="1096" w:type="dxa"/>
            <w:vMerge/>
          </w:tcPr>
          <w:p w14:paraId="43932C99" w14:textId="77777777" w:rsidR="003F1F8A" w:rsidRPr="001504F8" w:rsidRDefault="003F1F8A" w:rsidP="00D82ACF">
            <w:pPr>
              <w:pStyle w:val="Normal1"/>
              <w:rPr>
                <w:sz w:val="18"/>
                <w:szCs w:val="20"/>
              </w:rPr>
            </w:pPr>
          </w:p>
        </w:tc>
        <w:tc>
          <w:tcPr>
            <w:tcW w:w="1047" w:type="dxa"/>
            <w:vMerge/>
          </w:tcPr>
          <w:p w14:paraId="12030D0B" w14:textId="77777777" w:rsidR="003F1F8A" w:rsidRPr="001504F8" w:rsidRDefault="003F1F8A" w:rsidP="00D82ACF">
            <w:pPr>
              <w:pStyle w:val="Normal1"/>
              <w:rPr>
                <w:sz w:val="18"/>
                <w:szCs w:val="20"/>
              </w:rPr>
            </w:pPr>
          </w:p>
        </w:tc>
        <w:tc>
          <w:tcPr>
            <w:tcW w:w="2135" w:type="dxa"/>
            <w:vMerge/>
          </w:tcPr>
          <w:p w14:paraId="0022B903" w14:textId="04998EAC" w:rsidR="003F1F8A" w:rsidRPr="001504F8" w:rsidRDefault="003F1F8A" w:rsidP="00D82ACF">
            <w:pPr>
              <w:pStyle w:val="Normal1"/>
              <w:rPr>
                <w:sz w:val="18"/>
                <w:szCs w:val="20"/>
              </w:rPr>
            </w:pPr>
          </w:p>
        </w:tc>
        <w:tc>
          <w:tcPr>
            <w:tcW w:w="1007" w:type="dxa"/>
          </w:tcPr>
          <w:p w14:paraId="4F2049E2" w14:textId="2293F255" w:rsidR="003F1F8A" w:rsidRPr="001504F8" w:rsidRDefault="003F1F8A" w:rsidP="00D82ACF">
            <w:pPr>
              <w:pStyle w:val="Normal1"/>
              <w:jc w:val="right"/>
              <w:rPr>
                <w:sz w:val="18"/>
                <w:szCs w:val="20"/>
              </w:rPr>
            </w:pPr>
            <w:r w:rsidRPr="001504F8">
              <w:rPr>
                <w:sz w:val="18"/>
                <w:szCs w:val="20"/>
              </w:rPr>
              <w:t>2</w:t>
            </w:r>
          </w:p>
        </w:tc>
        <w:tc>
          <w:tcPr>
            <w:tcW w:w="1183" w:type="dxa"/>
          </w:tcPr>
          <w:p w14:paraId="24BF39DF" w14:textId="155D16AF" w:rsidR="003F1F8A" w:rsidRPr="001504F8" w:rsidRDefault="003F1F8A" w:rsidP="00D82ACF">
            <w:pPr>
              <w:pStyle w:val="Normal1"/>
              <w:jc w:val="right"/>
              <w:rPr>
                <w:sz w:val="18"/>
                <w:szCs w:val="20"/>
              </w:rPr>
            </w:pPr>
            <w:r w:rsidRPr="001504F8">
              <w:rPr>
                <w:sz w:val="18"/>
                <w:szCs w:val="20"/>
              </w:rPr>
              <w:t>Tun_2</w:t>
            </w:r>
          </w:p>
        </w:tc>
        <w:tc>
          <w:tcPr>
            <w:tcW w:w="1184" w:type="dxa"/>
          </w:tcPr>
          <w:p w14:paraId="571BEEE9" w14:textId="5BC9E2E4" w:rsidR="003F1F8A" w:rsidRPr="001504F8" w:rsidRDefault="003F1F8A" w:rsidP="00D82ACF">
            <w:pPr>
              <w:pStyle w:val="Normal1"/>
              <w:jc w:val="right"/>
              <w:rPr>
                <w:sz w:val="18"/>
                <w:szCs w:val="20"/>
              </w:rPr>
            </w:pPr>
            <w:r w:rsidRPr="001504F8">
              <w:rPr>
                <w:sz w:val="18"/>
                <w:szCs w:val="20"/>
              </w:rPr>
              <w:t>27,832,551</w:t>
            </w:r>
          </w:p>
        </w:tc>
        <w:tc>
          <w:tcPr>
            <w:tcW w:w="1320" w:type="dxa"/>
          </w:tcPr>
          <w:p w14:paraId="65A944BF" w14:textId="70E19E5C" w:rsidR="003F1F8A" w:rsidRPr="001504F8" w:rsidRDefault="003F1F8A" w:rsidP="003F1F8A">
            <w:pPr>
              <w:pStyle w:val="Normal1"/>
              <w:jc w:val="right"/>
              <w:rPr>
                <w:sz w:val="18"/>
                <w:szCs w:val="20"/>
              </w:rPr>
            </w:pPr>
            <w:r w:rsidRPr="001504F8">
              <w:rPr>
                <w:sz w:val="18"/>
                <w:szCs w:val="20"/>
              </w:rPr>
              <w:t>SRX2528373</w:t>
            </w:r>
          </w:p>
        </w:tc>
      </w:tr>
      <w:tr w:rsidR="003F1F8A" w:rsidRPr="001504F8" w14:paraId="50C2E99D" w14:textId="77777777" w:rsidTr="006948C4">
        <w:trPr>
          <w:trHeight w:val="188"/>
        </w:trPr>
        <w:tc>
          <w:tcPr>
            <w:tcW w:w="1096" w:type="dxa"/>
            <w:vMerge/>
          </w:tcPr>
          <w:p w14:paraId="3C622957" w14:textId="77777777" w:rsidR="003F1F8A" w:rsidRPr="001504F8" w:rsidRDefault="003F1F8A" w:rsidP="00D82ACF">
            <w:pPr>
              <w:pStyle w:val="Normal1"/>
              <w:rPr>
                <w:sz w:val="18"/>
                <w:szCs w:val="20"/>
              </w:rPr>
            </w:pPr>
          </w:p>
        </w:tc>
        <w:tc>
          <w:tcPr>
            <w:tcW w:w="1047" w:type="dxa"/>
            <w:vMerge/>
          </w:tcPr>
          <w:p w14:paraId="26D4914A" w14:textId="77777777" w:rsidR="003F1F8A" w:rsidRPr="001504F8" w:rsidRDefault="003F1F8A" w:rsidP="00D82ACF">
            <w:pPr>
              <w:pStyle w:val="Normal1"/>
              <w:rPr>
                <w:sz w:val="18"/>
                <w:szCs w:val="20"/>
              </w:rPr>
            </w:pPr>
          </w:p>
        </w:tc>
        <w:tc>
          <w:tcPr>
            <w:tcW w:w="2135" w:type="dxa"/>
            <w:vMerge/>
          </w:tcPr>
          <w:p w14:paraId="1CD8BFD5" w14:textId="1A180716" w:rsidR="003F1F8A" w:rsidRPr="001504F8" w:rsidRDefault="003F1F8A" w:rsidP="00D82ACF">
            <w:pPr>
              <w:pStyle w:val="Normal1"/>
              <w:rPr>
                <w:sz w:val="18"/>
                <w:szCs w:val="20"/>
              </w:rPr>
            </w:pPr>
          </w:p>
        </w:tc>
        <w:tc>
          <w:tcPr>
            <w:tcW w:w="1007" w:type="dxa"/>
          </w:tcPr>
          <w:p w14:paraId="4243FDF5" w14:textId="2C5A323A" w:rsidR="003F1F8A" w:rsidRPr="001504F8" w:rsidRDefault="003F1F8A" w:rsidP="00D82ACF">
            <w:pPr>
              <w:pStyle w:val="Normal1"/>
              <w:jc w:val="right"/>
              <w:rPr>
                <w:sz w:val="18"/>
                <w:szCs w:val="20"/>
              </w:rPr>
            </w:pPr>
            <w:r w:rsidRPr="001504F8">
              <w:rPr>
                <w:sz w:val="18"/>
                <w:szCs w:val="20"/>
              </w:rPr>
              <w:t>3</w:t>
            </w:r>
          </w:p>
        </w:tc>
        <w:tc>
          <w:tcPr>
            <w:tcW w:w="1183" w:type="dxa"/>
          </w:tcPr>
          <w:p w14:paraId="457286F5" w14:textId="2E5F47E7" w:rsidR="003F1F8A" w:rsidRPr="001504F8" w:rsidRDefault="003F1F8A" w:rsidP="00D82ACF">
            <w:pPr>
              <w:pStyle w:val="Normal1"/>
              <w:jc w:val="right"/>
              <w:rPr>
                <w:sz w:val="18"/>
                <w:szCs w:val="20"/>
              </w:rPr>
            </w:pPr>
            <w:r w:rsidRPr="001504F8">
              <w:rPr>
                <w:sz w:val="18"/>
                <w:szCs w:val="20"/>
              </w:rPr>
              <w:t>Tun_3</w:t>
            </w:r>
          </w:p>
        </w:tc>
        <w:tc>
          <w:tcPr>
            <w:tcW w:w="1184" w:type="dxa"/>
          </w:tcPr>
          <w:p w14:paraId="55B02E82" w14:textId="43CB87ED" w:rsidR="003F1F8A" w:rsidRPr="001504F8" w:rsidRDefault="003F1F8A" w:rsidP="00D82ACF">
            <w:pPr>
              <w:pStyle w:val="Normal1"/>
              <w:jc w:val="right"/>
              <w:rPr>
                <w:sz w:val="18"/>
                <w:szCs w:val="20"/>
              </w:rPr>
            </w:pPr>
            <w:r w:rsidRPr="001504F8">
              <w:rPr>
                <w:sz w:val="18"/>
                <w:szCs w:val="20"/>
              </w:rPr>
              <w:t>27,001,002</w:t>
            </w:r>
          </w:p>
        </w:tc>
        <w:tc>
          <w:tcPr>
            <w:tcW w:w="1320" w:type="dxa"/>
          </w:tcPr>
          <w:p w14:paraId="62F51255" w14:textId="1A8531A6" w:rsidR="003F1F8A" w:rsidRPr="001504F8" w:rsidRDefault="003F1F8A" w:rsidP="003F1F8A">
            <w:pPr>
              <w:pStyle w:val="Normal1"/>
              <w:jc w:val="right"/>
              <w:rPr>
                <w:sz w:val="18"/>
                <w:szCs w:val="20"/>
              </w:rPr>
            </w:pPr>
            <w:r w:rsidRPr="001504F8">
              <w:rPr>
                <w:sz w:val="18"/>
                <w:szCs w:val="20"/>
              </w:rPr>
              <w:t>SRX2528374</w:t>
            </w:r>
          </w:p>
        </w:tc>
      </w:tr>
      <w:tr w:rsidR="003F1F8A" w:rsidRPr="001504F8" w14:paraId="79388EAB" w14:textId="77777777" w:rsidTr="006948C4">
        <w:trPr>
          <w:trHeight w:val="188"/>
        </w:trPr>
        <w:tc>
          <w:tcPr>
            <w:tcW w:w="1096" w:type="dxa"/>
            <w:vMerge w:val="restart"/>
          </w:tcPr>
          <w:p w14:paraId="7901C1BF" w14:textId="1A3E20AA" w:rsidR="003F1F8A" w:rsidRPr="001504F8" w:rsidRDefault="003F1F8A" w:rsidP="00D82ACF">
            <w:pPr>
              <w:pStyle w:val="Normal1"/>
              <w:rPr>
                <w:sz w:val="18"/>
                <w:szCs w:val="20"/>
              </w:rPr>
            </w:pPr>
            <w:r w:rsidRPr="001504F8">
              <w:rPr>
                <w:sz w:val="18"/>
                <w:szCs w:val="20"/>
              </w:rPr>
              <w:t>30</w:t>
            </w:r>
          </w:p>
        </w:tc>
        <w:tc>
          <w:tcPr>
            <w:tcW w:w="1047" w:type="dxa"/>
            <w:vMerge w:val="restart"/>
          </w:tcPr>
          <w:p w14:paraId="177F8125" w14:textId="14BBB43B" w:rsidR="003F1F8A" w:rsidRPr="001504F8" w:rsidRDefault="003F1F8A" w:rsidP="00D82ACF">
            <w:pPr>
              <w:pStyle w:val="Normal1"/>
              <w:rPr>
                <w:sz w:val="18"/>
                <w:szCs w:val="20"/>
              </w:rPr>
            </w:pPr>
            <w:r w:rsidRPr="001504F8">
              <w:rPr>
                <w:sz w:val="18"/>
                <w:szCs w:val="20"/>
              </w:rPr>
              <w:t>NextSeq500</w:t>
            </w:r>
          </w:p>
        </w:tc>
        <w:tc>
          <w:tcPr>
            <w:tcW w:w="2135" w:type="dxa"/>
            <w:vMerge w:val="restart"/>
          </w:tcPr>
          <w:p w14:paraId="5372C20F" w14:textId="43D6837F" w:rsidR="003F1F8A" w:rsidRPr="001504F8" w:rsidRDefault="003F1F8A" w:rsidP="00D82ACF">
            <w:pPr>
              <w:pStyle w:val="Normal1"/>
              <w:rPr>
                <w:sz w:val="18"/>
                <w:szCs w:val="20"/>
              </w:rPr>
            </w:pPr>
            <w:r w:rsidRPr="001504F8">
              <w:rPr>
                <w:sz w:val="18"/>
                <w:szCs w:val="20"/>
              </w:rPr>
              <w:t>Active</w:t>
            </w:r>
          </w:p>
        </w:tc>
        <w:tc>
          <w:tcPr>
            <w:tcW w:w="1007" w:type="dxa"/>
          </w:tcPr>
          <w:p w14:paraId="748B9515" w14:textId="58A249B3" w:rsidR="003F1F8A" w:rsidRPr="001504F8" w:rsidRDefault="003F1F8A" w:rsidP="00D82ACF">
            <w:pPr>
              <w:pStyle w:val="Normal1"/>
              <w:jc w:val="right"/>
              <w:rPr>
                <w:sz w:val="18"/>
                <w:szCs w:val="20"/>
              </w:rPr>
            </w:pPr>
            <w:r w:rsidRPr="001504F8">
              <w:rPr>
                <w:sz w:val="18"/>
                <w:szCs w:val="20"/>
              </w:rPr>
              <w:t>1</w:t>
            </w:r>
          </w:p>
        </w:tc>
        <w:tc>
          <w:tcPr>
            <w:tcW w:w="1183" w:type="dxa"/>
          </w:tcPr>
          <w:p w14:paraId="29E34C74" w14:textId="0716E45D" w:rsidR="003F1F8A" w:rsidRPr="001504F8" w:rsidRDefault="003F1F8A" w:rsidP="00D82ACF">
            <w:pPr>
              <w:pStyle w:val="Normal1"/>
              <w:jc w:val="right"/>
              <w:rPr>
                <w:sz w:val="18"/>
                <w:szCs w:val="20"/>
              </w:rPr>
            </w:pPr>
            <w:r w:rsidRPr="001504F8">
              <w:rPr>
                <w:sz w:val="18"/>
                <w:szCs w:val="20"/>
              </w:rPr>
              <w:t>act-1</w:t>
            </w:r>
          </w:p>
        </w:tc>
        <w:tc>
          <w:tcPr>
            <w:tcW w:w="1184" w:type="dxa"/>
          </w:tcPr>
          <w:p w14:paraId="0FF8C181" w14:textId="1A9CD224" w:rsidR="003F1F8A" w:rsidRPr="001504F8" w:rsidRDefault="003F1F8A" w:rsidP="00D82ACF">
            <w:pPr>
              <w:pStyle w:val="Normal1"/>
              <w:jc w:val="right"/>
              <w:rPr>
                <w:sz w:val="18"/>
                <w:szCs w:val="20"/>
              </w:rPr>
            </w:pPr>
            <w:r w:rsidRPr="001504F8">
              <w:rPr>
                <w:sz w:val="18"/>
                <w:szCs w:val="20"/>
              </w:rPr>
              <w:t>11,399,144</w:t>
            </w:r>
          </w:p>
        </w:tc>
        <w:tc>
          <w:tcPr>
            <w:tcW w:w="1320" w:type="dxa"/>
          </w:tcPr>
          <w:p w14:paraId="552430A7" w14:textId="69D82C2B" w:rsidR="003F1F8A" w:rsidRPr="001504F8" w:rsidRDefault="003F1F8A" w:rsidP="003F1F8A">
            <w:pPr>
              <w:pStyle w:val="Normal1"/>
              <w:jc w:val="right"/>
              <w:rPr>
                <w:sz w:val="18"/>
                <w:szCs w:val="20"/>
              </w:rPr>
            </w:pPr>
            <w:r w:rsidRPr="001504F8">
              <w:rPr>
                <w:sz w:val="18"/>
                <w:szCs w:val="20"/>
              </w:rPr>
              <w:t>SRX2528375</w:t>
            </w:r>
          </w:p>
        </w:tc>
      </w:tr>
      <w:tr w:rsidR="003F1F8A" w:rsidRPr="001504F8" w14:paraId="01322068" w14:textId="77777777" w:rsidTr="006948C4">
        <w:trPr>
          <w:trHeight w:val="188"/>
        </w:trPr>
        <w:tc>
          <w:tcPr>
            <w:tcW w:w="1096" w:type="dxa"/>
            <w:vMerge/>
          </w:tcPr>
          <w:p w14:paraId="26D9D325" w14:textId="0D71A74F" w:rsidR="003F1F8A" w:rsidRPr="001504F8" w:rsidRDefault="003F1F8A" w:rsidP="00D82ACF">
            <w:pPr>
              <w:pStyle w:val="Normal1"/>
              <w:rPr>
                <w:sz w:val="18"/>
                <w:szCs w:val="20"/>
              </w:rPr>
            </w:pPr>
          </w:p>
        </w:tc>
        <w:tc>
          <w:tcPr>
            <w:tcW w:w="1047" w:type="dxa"/>
            <w:vMerge/>
          </w:tcPr>
          <w:p w14:paraId="7DBC313E" w14:textId="77777777" w:rsidR="003F1F8A" w:rsidRPr="001504F8" w:rsidRDefault="003F1F8A" w:rsidP="00D82ACF">
            <w:pPr>
              <w:pStyle w:val="Normal1"/>
              <w:rPr>
                <w:sz w:val="18"/>
                <w:szCs w:val="20"/>
              </w:rPr>
            </w:pPr>
          </w:p>
        </w:tc>
        <w:tc>
          <w:tcPr>
            <w:tcW w:w="2135" w:type="dxa"/>
            <w:vMerge/>
          </w:tcPr>
          <w:p w14:paraId="0D85FF3F" w14:textId="118A3266" w:rsidR="003F1F8A" w:rsidRPr="001504F8" w:rsidRDefault="003F1F8A" w:rsidP="00D82ACF">
            <w:pPr>
              <w:pStyle w:val="Normal1"/>
              <w:rPr>
                <w:sz w:val="18"/>
                <w:szCs w:val="20"/>
              </w:rPr>
            </w:pPr>
          </w:p>
        </w:tc>
        <w:tc>
          <w:tcPr>
            <w:tcW w:w="1007" w:type="dxa"/>
          </w:tcPr>
          <w:p w14:paraId="689DCE54" w14:textId="3C868B44" w:rsidR="003F1F8A" w:rsidRPr="001504F8" w:rsidRDefault="003F1F8A" w:rsidP="00D82ACF">
            <w:pPr>
              <w:pStyle w:val="Normal1"/>
              <w:jc w:val="right"/>
              <w:rPr>
                <w:sz w:val="18"/>
                <w:szCs w:val="20"/>
              </w:rPr>
            </w:pPr>
            <w:r w:rsidRPr="001504F8">
              <w:rPr>
                <w:sz w:val="18"/>
                <w:szCs w:val="20"/>
              </w:rPr>
              <w:t>2</w:t>
            </w:r>
          </w:p>
        </w:tc>
        <w:tc>
          <w:tcPr>
            <w:tcW w:w="1183" w:type="dxa"/>
          </w:tcPr>
          <w:p w14:paraId="0901606F" w14:textId="30910444" w:rsidR="003F1F8A" w:rsidRPr="001504F8" w:rsidRDefault="003F1F8A" w:rsidP="00D82ACF">
            <w:pPr>
              <w:pStyle w:val="Normal1"/>
              <w:jc w:val="right"/>
              <w:rPr>
                <w:sz w:val="18"/>
                <w:szCs w:val="20"/>
              </w:rPr>
            </w:pPr>
            <w:r w:rsidRPr="001504F8">
              <w:rPr>
                <w:sz w:val="18"/>
                <w:szCs w:val="20"/>
              </w:rPr>
              <w:t>act-2</w:t>
            </w:r>
          </w:p>
        </w:tc>
        <w:tc>
          <w:tcPr>
            <w:tcW w:w="1184" w:type="dxa"/>
          </w:tcPr>
          <w:p w14:paraId="14DD35BA" w14:textId="7FAF91D5" w:rsidR="003F1F8A" w:rsidRPr="001504F8" w:rsidRDefault="003F1F8A" w:rsidP="00D82ACF">
            <w:pPr>
              <w:pStyle w:val="Normal1"/>
              <w:jc w:val="right"/>
              <w:rPr>
                <w:sz w:val="18"/>
                <w:szCs w:val="20"/>
              </w:rPr>
            </w:pPr>
            <w:r w:rsidRPr="001504F8">
              <w:rPr>
                <w:sz w:val="18"/>
                <w:szCs w:val="20"/>
              </w:rPr>
              <w:t>10,744,670</w:t>
            </w:r>
          </w:p>
        </w:tc>
        <w:tc>
          <w:tcPr>
            <w:tcW w:w="1320" w:type="dxa"/>
          </w:tcPr>
          <w:p w14:paraId="0562EB47" w14:textId="25235E2A" w:rsidR="003F1F8A" w:rsidRPr="001504F8" w:rsidRDefault="003F1F8A" w:rsidP="006948C4">
            <w:pPr>
              <w:pStyle w:val="Normal1"/>
              <w:jc w:val="right"/>
              <w:rPr>
                <w:sz w:val="18"/>
                <w:szCs w:val="20"/>
              </w:rPr>
            </w:pPr>
            <w:r w:rsidRPr="001504F8">
              <w:rPr>
                <w:sz w:val="18"/>
                <w:szCs w:val="20"/>
              </w:rPr>
              <w:t>SRX2528376</w:t>
            </w:r>
          </w:p>
        </w:tc>
      </w:tr>
      <w:tr w:rsidR="003F1F8A" w:rsidRPr="001504F8" w14:paraId="10493D16" w14:textId="77777777" w:rsidTr="006948C4">
        <w:trPr>
          <w:trHeight w:val="188"/>
        </w:trPr>
        <w:tc>
          <w:tcPr>
            <w:tcW w:w="1096" w:type="dxa"/>
            <w:vMerge/>
          </w:tcPr>
          <w:p w14:paraId="789C66A0" w14:textId="70315FB4" w:rsidR="003F1F8A" w:rsidRPr="001504F8" w:rsidRDefault="003F1F8A" w:rsidP="00D82ACF">
            <w:pPr>
              <w:pStyle w:val="Normal1"/>
              <w:rPr>
                <w:sz w:val="18"/>
                <w:szCs w:val="20"/>
              </w:rPr>
            </w:pPr>
          </w:p>
        </w:tc>
        <w:tc>
          <w:tcPr>
            <w:tcW w:w="1047" w:type="dxa"/>
            <w:vMerge/>
          </w:tcPr>
          <w:p w14:paraId="77CE5C17" w14:textId="77777777" w:rsidR="003F1F8A" w:rsidRPr="001504F8" w:rsidRDefault="003F1F8A" w:rsidP="00D82ACF">
            <w:pPr>
              <w:pStyle w:val="Normal1"/>
              <w:rPr>
                <w:sz w:val="18"/>
                <w:szCs w:val="20"/>
              </w:rPr>
            </w:pPr>
          </w:p>
        </w:tc>
        <w:tc>
          <w:tcPr>
            <w:tcW w:w="2135" w:type="dxa"/>
            <w:vMerge/>
          </w:tcPr>
          <w:p w14:paraId="2319F9A5" w14:textId="37BA0E96" w:rsidR="003F1F8A" w:rsidRPr="001504F8" w:rsidRDefault="003F1F8A" w:rsidP="00D82ACF">
            <w:pPr>
              <w:pStyle w:val="Normal1"/>
              <w:rPr>
                <w:sz w:val="18"/>
                <w:szCs w:val="20"/>
              </w:rPr>
            </w:pPr>
          </w:p>
        </w:tc>
        <w:tc>
          <w:tcPr>
            <w:tcW w:w="1007" w:type="dxa"/>
          </w:tcPr>
          <w:p w14:paraId="368AE99C" w14:textId="6D49EAA6" w:rsidR="003F1F8A" w:rsidRPr="001504F8" w:rsidRDefault="003F1F8A" w:rsidP="00D82ACF">
            <w:pPr>
              <w:pStyle w:val="Normal1"/>
              <w:jc w:val="right"/>
              <w:rPr>
                <w:sz w:val="18"/>
                <w:szCs w:val="20"/>
              </w:rPr>
            </w:pPr>
            <w:r w:rsidRPr="001504F8">
              <w:rPr>
                <w:sz w:val="18"/>
                <w:szCs w:val="20"/>
              </w:rPr>
              <w:t>3</w:t>
            </w:r>
          </w:p>
        </w:tc>
        <w:tc>
          <w:tcPr>
            <w:tcW w:w="1183" w:type="dxa"/>
          </w:tcPr>
          <w:p w14:paraId="0A30E822" w14:textId="4344D63B" w:rsidR="003F1F8A" w:rsidRPr="001504F8" w:rsidRDefault="003F1F8A" w:rsidP="00D82ACF">
            <w:pPr>
              <w:pStyle w:val="Normal1"/>
              <w:jc w:val="right"/>
              <w:rPr>
                <w:sz w:val="18"/>
                <w:szCs w:val="20"/>
              </w:rPr>
            </w:pPr>
            <w:r w:rsidRPr="001504F8">
              <w:rPr>
                <w:sz w:val="18"/>
                <w:szCs w:val="20"/>
              </w:rPr>
              <w:t>act-3</w:t>
            </w:r>
          </w:p>
        </w:tc>
        <w:tc>
          <w:tcPr>
            <w:tcW w:w="1184" w:type="dxa"/>
          </w:tcPr>
          <w:p w14:paraId="11460764" w14:textId="5FF68BA1" w:rsidR="003F1F8A" w:rsidRPr="001504F8" w:rsidRDefault="003F1F8A" w:rsidP="00D82ACF">
            <w:pPr>
              <w:pStyle w:val="Normal1"/>
              <w:jc w:val="right"/>
              <w:rPr>
                <w:sz w:val="18"/>
                <w:szCs w:val="20"/>
              </w:rPr>
            </w:pPr>
            <w:r w:rsidRPr="001504F8">
              <w:rPr>
                <w:sz w:val="18"/>
                <w:szCs w:val="20"/>
              </w:rPr>
              <w:t>10,939,323</w:t>
            </w:r>
          </w:p>
        </w:tc>
        <w:tc>
          <w:tcPr>
            <w:tcW w:w="1320" w:type="dxa"/>
          </w:tcPr>
          <w:p w14:paraId="46965328" w14:textId="58E0445A" w:rsidR="003F1F8A" w:rsidRPr="001504F8" w:rsidRDefault="003F1F8A" w:rsidP="006948C4">
            <w:pPr>
              <w:pStyle w:val="Normal1"/>
              <w:jc w:val="right"/>
              <w:rPr>
                <w:sz w:val="18"/>
                <w:szCs w:val="20"/>
              </w:rPr>
            </w:pPr>
            <w:r w:rsidRPr="001504F8">
              <w:rPr>
                <w:sz w:val="18"/>
                <w:szCs w:val="20"/>
              </w:rPr>
              <w:t>SRX2528377</w:t>
            </w:r>
          </w:p>
        </w:tc>
      </w:tr>
      <w:tr w:rsidR="003F1F8A" w:rsidRPr="001504F8" w14:paraId="47E570FA" w14:textId="77777777" w:rsidTr="006948C4">
        <w:trPr>
          <w:trHeight w:val="188"/>
        </w:trPr>
        <w:tc>
          <w:tcPr>
            <w:tcW w:w="1096" w:type="dxa"/>
            <w:vMerge/>
          </w:tcPr>
          <w:p w14:paraId="2201D9A7" w14:textId="72BB87B8" w:rsidR="003F1F8A" w:rsidRPr="001504F8" w:rsidRDefault="003F1F8A" w:rsidP="00D82ACF">
            <w:pPr>
              <w:pStyle w:val="Normal1"/>
              <w:rPr>
                <w:sz w:val="18"/>
                <w:szCs w:val="20"/>
              </w:rPr>
            </w:pPr>
          </w:p>
        </w:tc>
        <w:tc>
          <w:tcPr>
            <w:tcW w:w="1047" w:type="dxa"/>
            <w:vMerge/>
          </w:tcPr>
          <w:p w14:paraId="718F3362" w14:textId="77777777" w:rsidR="003F1F8A" w:rsidRPr="001504F8" w:rsidRDefault="003F1F8A" w:rsidP="00D82ACF">
            <w:pPr>
              <w:pStyle w:val="Normal1"/>
              <w:rPr>
                <w:sz w:val="18"/>
                <w:szCs w:val="20"/>
              </w:rPr>
            </w:pPr>
          </w:p>
        </w:tc>
        <w:tc>
          <w:tcPr>
            <w:tcW w:w="2135" w:type="dxa"/>
            <w:vMerge w:val="restart"/>
          </w:tcPr>
          <w:p w14:paraId="3C079DC1" w14:textId="42AFE91F" w:rsidR="003F1F8A" w:rsidRPr="001504F8" w:rsidRDefault="003F1F8A" w:rsidP="00D82ACF">
            <w:pPr>
              <w:pStyle w:val="Normal1"/>
              <w:rPr>
                <w:sz w:val="18"/>
                <w:szCs w:val="20"/>
              </w:rPr>
            </w:pPr>
            <w:r w:rsidRPr="001504F8">
              <w:rPr>
                <w:sz w:val="18"/>
                <w:szCs w:val="20"/>
              </w:rPr>
              <w:t>Tun</w:t>
            </w:r>
          </w:p>
        </w:tc>
        <w:tc>
          <w:tcPr>
            <w:tcW w:w="1007" w:type="dxa"/>
          </w:tcPr>
          <w:p w14:paraId="0B3BD6E6" w14:textId="0B63C434" w:rsidR="003F1F8A" w:rsidRPr="001504F8" w:rsidRDefault="003F1F8A" w:rsidP="00D82ACF">
            <w:pPr>
              <w:pStyle w:val="Normal1"/>
              <w:jc w:val="right"/>
              <w:rPr>
                <w:sz w:val="18"/>
                <w:szCs w:val="20"/>
              </w:rPr>
            </w:pPr>
            <w:r w:rsidRPr="001504F8">
              <w:rPr>
                <w:sz w:val="18"/>
                <w:szCs w:val="20"/>
              </w:rPr>
              <w:t>1</w:t>
            </w:r>
          </w:p>
        </w:tc>
        <w:tc>
          <w:tcPr>
            <w:tcW w:w="1183" w:type="dxa"/>
          </w:tcPr>
          <w:p w14:paraId="11AFEA9B" w14:textId="0C8C1AE8" w:rsidR="003F1F8A" w:rsidRPr="001504F8" w:rsidRDefault="003F1F8A" w:rsidP="00D82ACF">
            <w:pPr>
              <w:pStyle w:val="Normal1"/>
              <w:jc w:val="right"/>
              <w:rPr>
                <w:sz w:val="18"/>
                <w:szCs w:val="20"/>
              </w:rPr>
            </w:pPr>
            <w:r w:rsidRPr="001504F8">
              <w:rPr>
                <w:sz w:val="18"/>
                <w:szCs w:val="20"/>
              </w:rPr>
              <w:t>tun-1</w:t>
            </w:r>
          </w:p>
        </w:tc>
        <w:tc>
          <w:tcPr>
            <w:tcW w:w="1184" w:type="dxa"/>
          </w:tcPr>
          <w:p w14:paraId="24C806DD" w14:textId="50D67394" w:rsidR="003F1F8A" w:rsidRPr="001504F8" w:rsidRDefault="003F1F8A" w:rsidP="00D82ACF">
            <w:pPr>
              <w:pStyle w:val="Normal1"/>
              <w:jc w:val="right"/>
              <w:rPr>
                <w:sz w:val="18"/>
                <w:szCs w:val="20"/>
              </w:rPr>
            </w:pPr>
            <w:r w:rsidRPr="001504F8">
              <w:rPr>
                <w:sz w:val="18"/>
                <w:szCs w:val="20"/>
              </w:rPr>
              <w:t>10,325,677</w:t>
            </w:r>
          </w:p>
        </w:tc>
        <w:tc>
          <w:tcPr>
            <w:tcW w:w="1320" w:type="dxa"/>
          </w:tcPr>
          <w:p w14:paraId="28BC1BDC" w14:textId="2EAB1B65" w:rsidR="003F1F8A" w:rsidRPr="001504F8" w:rsidRDefault="003F1F8A" w:rsidP="006948C4">
            <w:pPr>
              <w:pStyle w:val="Normal1"/>
              <w:jc w:val="right"/>
              <w:rPr>
                <w:sz w:val="18"/>
                <w:szCs w:val="20"/>
              </w:rPr>
            </w:pPr>
            <w:r w:rsidRPr="001504F8">
              <w:rPr>
                <w:sz w:val="18"/>
                <w:szCs w:val="20"/>
              </w:rPr>
              <w:t>SRX2528378</w:t>
            </w:r>
          </w:p>
        </w:tc>
      </w:tr>
      <w:tr w:rsidR="003F1F8A" w:rsidRPr="001504F8" w14:paraId="5F58EB81" w14:textId="77777777" w:rsidTr="006948C4">
        <w:trPr>
          <w:trHeight w:val="188"/>
        </w:trPr>
        <w:tc>
          <w:tcPr>
            <w:tcW w:w="1096" w:type="dxa"/>
            <w:vMerge/>
          </w:tcPr>
          <w:p w14:paraId="523CA114" w14:textId="27A61664" w:rsidR="003F1F8A" w:rsidRPr="001504F8" w:rsidRDefault="003F1F8A" w:rsidP="00D82ACF">
            <w:pPr>
              <w:pStyle w:val="Normal1"/>
              <w:rPr>
                <w:sz w:val="18"/>
                <w:szCs w:val="20"/>
              </w:rPr>
            </w:pPr>
          </w:p>
        </w:tc>
        <w:tc>
          <w:tcPr>
            <w:tcW w:w="1047" w:type="dxa"/>
            <w:vMerge/>
          </w:tcPr>
          <w:p w14:paraId="7E617921" w14:textId="77777777" w:rsidR="003F1F8A" w:rsidRPr="001504F8" w:rsidRDefault="003F1F8A" w:rsidP="00D82ACF">
            <w:pPr>
              <w:pStyle w:val="Normal1"/>
              <w:rPr>
                <w:sz w:val="18"/>
                <w:szCs w:val="20"/>
              </w:rPr>
            </w:pPr>
          </w:p>
        </w:tc>
        <w:tc>
          <w:tcPr>
            <w:tcW w:w="2135" w:type="dxa"/>
            <w:vMerge/>
          </w:tcPr>
          <w:p w14:paraId="7AFC6995" w14:textId="1DB330BD" w:rsidR="003F1F8A" w:rsidRPr="001504F8" w:rsidRDefault="003F1F8A" w:rsidP="00D82ACF">
            <w:pPr>
              <w:pStyle w:val="Normal1"/>
              <w:rPr>
                <w:sz w:val="18"/>
                <w:szCs w:val="20"/>
              </w:rPr>
            </w:pPr>
          </w:p>
        </w:tc>
        <w:tc>
          <w:tcPr>
            <w:tcW w:w="1007" w:type="dxa"/>
          </w:tcPr>
          <w:p w14:paraId="406B79DB" w14:textId="53DBD434" w:rsidR="003F1F8A" w:rsidRPr="001504F8" w:rsidRDefault="003F1F8A" w:rsidP="00D82ACF">
            <w:pPr>
              <w:pStyle w:val="Normal1"/>
              <w:jc w:val="right"/>
              <w:rPr>
                <w:sz w:val="18"/>
                <w:szCs w:val="20"/>
              </w:rPr>
            </w:pPr>
            <w:r w:rsidRPr="001504F8">
              <w:rPr>
                <w:sz w:val="18"/>
                <w:szCs w:val="20"/>
              </w:rPr>
              <w:t>2</w:t>
            </w:r>
          </w:p>
        </w:tc>
        <w:tc>
          <w:tcPr>
            <w:tcW w:w="1183" w:type="dxa"/>
          </w:tcPr>
          <w:p w14:paraId="762EA2CB" w14:textId="058A32F7" w:rsidR="003F1F8A" w:rsidRPr="001504F8" w:rsidRDefault="003F1F8A" w:rsidP="00D82ACF">
            <w:pPr>
              <w:pStyle w:val="Normal1"/>
              <w:jc w:val="right"/>
              <w:rPr>
                <w:sz w:val="18"/>
                <w:szCs w:val="20"/>
              </w:rPr>
            </w:pPr>
            <w:r w:rsidRPr="001504F8">
              <w:rPr>
                <w:sz w:val="18"/>
                <w:szCs w:val="20"/>
              </w:rPr>
              <w:t>tun-2</w:t>
            </w:r>
          </w:p>
        </w:tc>
        <w:tc>
          <w:tcPr>
            <w:tcW w:w="1184" w:type="dxa"/>
          </w:tcPr>
          <w:p w14:paraId="76283696" w14:textId="5B7352B6" w:rsidR="003F1F8A" w:rsidRPr="001504F8" w:rsidRDefault="003F1F8A" w:rsidP="00D82ACF">
            <w:pPr>
              <w:pStyle w:val="Normal1"/>
              <w:jc w:val="right"/>
              <w:rPr>
                <w:sz w:val="18"/>
                <w:szCs w:val="20"/>
              </w:rPr>
            </w:pPr>
            <w:r w:rsidRPr="001504F8">
              <w:rPr>
                <w:sz w:val="18"/>
                <w:szCs w:val="20"/>
              </w:rPr>
              <w:t>10,689,489</w:t>
            </w:r>
          </w:p>
        </w:tc>
        <w:tc>
          <w:tcPr>
            <w:tcW w:w="1320" w:type="dxa"/>
          </w:tcPr>
          <w:p w14:paraId="7FC3079B" w14:textId="7546BE57" w:rsidR="003F1F8A" w:rsidRPr="001504F8" w:rsidRDefault="003F1F8A" w:rsidP="006948C4">
            <w:pPr>
              <w:pStyle w:val="Normal1"/>
              <w:jc w:val="right"/>
              <w:rPr>
                <w:sz w:val="18"/>
                <w:szCs w:val="20"/>
              </w:rPr>
            </w:pPr>
            <w:r w:rsidRPr="001504F8">
              <w:rPr>
                <w:sz w:val="18"/>
                <w:szCs w:val="20"/>
              </w:rPr>
              <w:t>SRX2528379</w:t>
            </w:r>
          </w:p>
        </w:tc>
      </w:tr>
      <w:tr w:rsidR="003F1F8A" w:rsidRPr="001504F8" w14:paraId="3FA235E0" w14:textId="77777777" w:rsidTr="006948C4">
        <w:trPr>
          <w:trHeight w:val="188"/>
        </w:trPr>
        <w:tc>
          <w:tcPr>
            <w:tcW w:w="1096" w:type="dxa"/>
            <w:vMerge/>
          </w:tcPr>
          <w:p w14:paraId="3CD5BB42" w14:textId="0C555594" w:rsidR="003F1F8A" w:rsidRPr="001504F8" w:rsidRDefault="003F1F8A" w:rsidP="00D82ACF">
            <w:pPr>
              <w:pStyle w:val="Normal1"/>
              <w:rPr>
                <w:sz w:val="18"/>
                <w:szCs w:val="20"/>
              </w:rPr>
            </w:pPr>
          </w:p>
        </w:tc>
        <w:tc>
          <w:tcPr>
            <w:tcW w:w="1047" w:type="dxa"/>
            <w:vMerge/>
          </w:tcPr>
          <w:p w14:paraId="12AFB122" w14:textId="77777777" w:rsidR="003F1F8A" w:rsidRPr="001504F8" w:rsidRDefault="003F1F8A" w:rsidP="00D82ACF">
            <w:pPr>
              <w:pStyle w:val="Normal1"/>
              <w:rPr>
                <w:sz w:val="18"/>
                <w:szCs w:val="20"/>
              </w:rPr>
            </w:pPr>
          </w:p>
        </w:tc>
        <w:tc>
          <w:tcPr>
            <w:tcW w:w="2135" w:type="dxa"/>
            <w:vMerge/>
          </w:tcPr>
          <w:p w14:paraId="6E7DAB77" w14:textId="7C70E936" w:rsidR="003F1F8A" w:rsidRPr="001504F8" w:rsidRDefault="003F1F8A" w:rsidP="00D82ACF">
            <w:pPr>
              <w:pStyle w:val="Normal1"/>
              <w:rPr>
                <w:sz w:val="18"/>
                <w:szCs w:val="20"/>
              </w:rPr>
            </w:pPr>
          </w:p>
        </w:tc>
        <w:tc>
          <w:tcPr>
            <w:tcW w:w="1007" w:type="dxa"/>
          </w:tcPr>
          <w:p w14:paraId="6627E1EC" w14:textId="5359E5DE" w:rsidR="003F1F8A" w:rsidRPr="001504F8" w:rsidRDefault="003F1F8A" w:rsidP="00D82ACF">
            <w:pPr>
              <w:pStyle w:val="Normal1"/>
              <w:jc w:val="right"/>
              <w:rPr>
                <w:sz w:val="18"/>
                <w:szCs w:val="20"/>
              </w:rPr>
            </w:pPr>
            <w:r w:rsidRPr="001504F8">
              <w:rPr>
                <w:sz w:val="18"/>
                <w:szCs w:val="20"/>
              </w:rPr>
              <w:t>3</w:t>
            </w:r>
          </w:p>
        </w:tc>
        <w:tc>
          <w:tcPr>
            <w:tcW w:w="1183" w:type="dxa"/>
          </w:tcPr>
          <w:p w14:paraId="231317F1" w14:textId="3CB1A7E8" w:rsidR="003F1F8A" w:rsidRPr="001504F8" w:rsidRDefault="003F1F8A" w:rsidP="00D82ACF">
            <w:pPr>
              <w:pStyle w:val="Normal1"/>
              <w:jc w:val="right"/>
              <w:rPr>
                <w:sz w:val="18"/>
                <w:szCs w:val="20"/>
              </w:rPr>
            </w:pPr>
            <w:r w:rsidRPr="001504F8">
              <w:rPr>
                <w:sz w:val="18"/>
                <w:szCs w:val="20"/>
              </w:rPr>
              <w:t>tun-3</w:t>
            </w:r>
          </w:p>
        </w:tc>
        <w:tc>
          <w:tcPr>
            <w:tcW w:w="1184" w:type="dxa"/>
          </w:tcPr>
          <w:p w14:paraId="2E8A4009" w14:textId="23B76941" w:rsidR="003F1F8A" w:rsidRPr="001504F8" w:rsidRDefault="003F1F8A" w:rsidP="00D82ACF">
            <w:pPr>
              <w:pStyle w:val="Normal1"/>
              <w:jc w:val="right"/>
              <w:rPr>
                <w:sz w:val="18"/>
                <w:szCs w:val="20"/>
              </w:rPr>
            </w:pPr>
            <w:r w:rsidRPr="001504F8">
              <w:rPr>
                <w:sz w:val="18"/>
                <w:szCs w:val="20"/>
              </w:rPr>
              <w:t>10,455,913</w:t>
            </w:r>
          </w:p>
        </w:tc>
        <w:tc>
          <w:tcPr>
            <w:tcW w:w="1320" w:type="dxa"/>
          </w:tcPr>
          <w:p w14:paraId="08C757B0" w14:textId="360108D7" w:rsidR="003F1F8A" w:rsidRPr="001504F8" w:rsidRDefault="003F1F8A" w:rsidP="006948C4">
            <w:pPr>
              <w:pStyle w:val="Normal1"/>
              <w:jc w:val="right"/>
              <w:rPr>
                <w:sz w:val="18"/>
                <w:szCs w:val="20"/>
              </w:rPr>
            </w:pPr>
            <w:r w:rsidRPr="001504F8">
              <w:rPr>
                <w:sz w:val="18"/>
                <w:szCs w:val="20"/>
              </w:rPr>
              <w:t>SRX2528380</w:t>
            </w:r>
          </w:p>
        </w:tc>
      </w:tr>
      <w:tr w:rsidR="003F1F8A" w:rsidRPr="001504F8" w14:paraId="481F93B6" w14:textId="77777777" w:rsidTr="006948C4">
        <w:trPr>
          <w:trHeight w:val="188"/>
        </w:trPr>
        <w:tc>
          <w:tcPr>
            <w:tcW w:w="1096" w:type="dxa"/>
            <w:vMerge/>
          </w:tcPr>
          <w:p w14:paraId="24CE09C9" w14:textId="0A45BC7C" w:rsidR="003F1F8A" w:rsidRPr="001504F8" w:rsidRDefault="003F1F8A" w:rsidP="00D82ACF">
            <w:pPr>
              <w:pStyle w:val="Normal1"/>
              <w:rPr>
                <w:sz w:val="18"/>
                <w:szCs w:val="20"/>
              </w:rPr>
            </w:pPr>
          </w:p>
        </w:tc>
        <w:tc>
          <w:tcPr>
            <w:tcW w:w="1047" w:type="dxa"/>
            <w:vMerge/>
          </w:tcPr>
          <w:p w14:paraId="07FF30B0" w14:textId="77777777" w:rsidR="003F1F8A" w:rsidRPr="001504F8" w:rsidRDefault="003F1F8A" w:rsidP="00D82ACF">
            <w:pPr>
              <w:pStyle w:val="Normal1"/>
              <w:rPr>
                <w:sz w:val="18"/>
                <w:szCs w:val="20"/>
              </w:rPr>
            </w:pPr>
          </w:p>
        </w:tc>
        <w:tc>
          <w:tcPr>
            <w:tcW w:w="2135" w:type="dxa"/>
            <w:vMerge w:val="restart"/>
          </w:tcPr>
          <w:p w14:paraId="0F5A1F4B" w14:textId="548F7D0D" w:rsidR="003F1F8A" w:rsidRPr="001504F8" w:rsidRDefault="003F1F8A" w:rsidP="00D82ACF">
            <w:pPr>
              <w:pStyle w:val="Normal1"/>
              <w:rPr>
                <w:sz w:val="18"/>
                <w:szCs w:val="20"/>
              </w:rPr>
            </w:pPr>
            <w:r w:rsidRPr="001504F8">
              <w:rPr>
                <w:sz w:val="18"/>
                <w:szCs w:val="20"/>
              </w:rPr>
              <w:t>Egg 1st day after laying</w:t>
            </w:r>
          </w:p>
        </w:tc>
        <w:tc>
          <w:tcPr>
            <w:tcW w:w="1007" w:type="dxa"/>
          </w:tcPr>
          <w:p w14:paraId="0F6F275D" w14:textId="017DF79B" w:rsidR="003F1F8A" w:rsidRPr="001504F8" w:rsidRDefault="003F1F8A" w:rsidP="00D82ACF">
            <w:pPr>
              <w:pStyle w:val="Normal1"/>
              <w:jc w:val="right"/>
              <w:rPr>
                <w:sz w:val="18"/>
                <w:szCs w:val="20"/>
              </w:rPr>
            </w:pPr>
            <w:r w:rsidRPr="001504F8">
              <w:rPr>
                <w:sz w:val="18"/>
                <w:szCs w:val="20"/>
              </w:rPr>
              <w:t>1</w:t>
            </w:r>
          </w:p>
        </w:tc>
        <w:tc>
          <w:tcPr>
            <w:tcW w:w="1183" w:type="dxa"/>
          </w:tcPr>
          <w:p w14:paraId="3645C738" w14:textId="1B461252" w:rsidR="003F1F8A" w:rsidRPr="001504F8" w:rsidRDefault="003F1F8A" w:rsidP="00D82ACF">
            <w:pPr>
              <w:pStyle w:val="Normal1"/>
              <w:jc w:val="right"/>
              <w:rPr>
                <w:sz w:val="18"/>
                <w:szCs w:val="20"/>
              </w:rPr>
            </w:pPr>
            <w:r w:rsidRPr="001504F8">
              <w:rPr>
                <w:sz w:val="18"/>
                <w:szCs w:val="20"/>
              </w:rPr>
              <w:t>H-E1-1</w:t>
            </w:r>
          </w:p>
        </w:tc>
        <w:tc>
          <w:tcPr>
            <w:tcW w:w="1184" w:type="dxa"/>
          </w:tcPr>
          <w:p w14:paraId="2DF87E2B" w14:textId="12DC713A" w:rsidR="003F1F8A" w:rsidRPr="001504F8" w:rsidRDefault="003F1F8A" w:rsidP="00D82ACF">
            <w:pPr>
              <w:pStyle w:val="Normal1"/>
              <w:jc w:val="right"/>
              <w:rPr>
                <w:sz w:val="18"/>
                <w:szCs w:val="20"/>
              </w:rPr>
            </w:pPr>
            <w:r w:rsidRPr="001504F8">
              <w:rPr>
                <w:sz w:val="18"/>
                <w:szCs w:val="20"/>
              </w:rPr>
              <w:t>8,822,054</w:t>
            </w:r>
          </w:p>
        </w:tc>
        <w:tc>
          <w:tcPr>
            <w:tcW w:w="1320" w:type="dxa"/>
          </w:tcPr>
          <w:p w14:paraId="310D14C2" w14:textId="7C232B6D" w:rsidR="003F1F8A" w:rsidRPr="001504F8" w:rsidRDefault="003F1F8A" w:rsidP="006948C4">
            <w:pPr>
              <w:pStyle w:val="Normal1"/>
              <w:jc w:val="right"/>
              <w:rPr>
                <w:sz w:val="18"/>
                <w:szCs w:val="20"/>
              </w:rPr>
            </w:pPr>
            <w:r w:rsidRPr="001504F8">
              <w:rPr>
                <w:sz w:val="18"/>
                <w:szCs w:val="20"/>
              </w:rPr>
              <w:t>SRX2528333</w:t>
            </w:r>
          </w:p>
        </w:tc>
      </w:tr>
      <w:tr w:rsidR="003F1F8A" w:rsidRPr="001504F8" w14:paraId="46C6C966" w14:textId="77777777" w:rsidTr="006948C4">
        <w:trPr>
          <w:trHeight w:val="188"/>
        </w:trPr>
        <w:tc>
          <w:tcPr>
            <w:tcW w:w="1096" w:type="dxa"/>
            <w:vMerge/>
          </w:tcPr>
          <w:p w14:paraId="1EC2FC05" w14:textId="1EDFEAC9" w:rsidR="003F1F8A" w:rsidRPr="001504F8" w:rsidRDefault="003F1F8A" w:rsidP="00D82ACF">
            <w:pPr>
              <w:pStyle w:val="Normal1"/>
              <w:rPr>
                <w:sz w:val="18"/>
                <w:szCs w:val="20"/>
              </w:rPr>
            </w:pPr>
          </w:p>
        </w:tc>
        <w:tc>
          <w:tcPr>
            <w:tcW w:w="1047" w:type="dxa"/>
            <w:vMerge/>
          </w:tcPr>
          <w:p w14:paraId="4354C686" w14:textId="77777777" w:rsidR="003F1F8A" w:rsidRPr="001504F8" w:rsidRDefault="003F1F8A" w:rsidP="00D82ACF">
            <w:pPr>
              <w:pStyle w:val="Normal1"/>
              <w:rPr>
                <w:sz w:val="18"/>
                <w:szCs w:val="20"/>
              </w:rPr>
            </w:pPr>
          </w:p>
        </w:tc>
        <w:tc>
          <w:tcPr>
            <w:tcW w:w="2135" w:type="dxa"/>
            <w:vMerge/>
          </w:tcPr>
          <w:p w14:paraId="394B1027" w14:textId="63FB861C" w:rsidR="003F1F8A" w:rsidRPr="001504F8" w:rsidRDefault="003F1F8A" w:rsidP="00D82ACF">
            <w:pPr>
              <w:pStyle w:val="Normal1"/>
              <w:rPr>
                <w:sz w:val="18"/>
                <w:szCs w:val="20"/>
              </w:rPr>
            </w:pPr>
          </w:p>
        </w:tc>
        <w:tc>
          <w:tcPr>
            <w:tcW w:w="1007" w:type="dxa"/>
          </w:tcPr>
          <w:p w14:paraId="0FB774D3" w14:textId="42C18082" w:rsidR="003F1F8A" w:rsidRPr="001504F8" w:rsidRDefault="003F1F8A" w:rsidP="00D82ACF">
            <w:pPr>
              <w:pStyle w:val="Normal1"/>
              <w:jc w:val="right"/>
              <w:rPr>
                <w:sz w:val="18"/>
                <w:szCs w:val="20"/>
              </w:rPr>
            </w:pPr>
            <w:r w:rsidRPr="001504F8">
              <w:rPr>
                <w:sz w:val="18"/>
                <w:szCs w:val="20"/>
              </w:rPr>
              <w:t>2</w:t>
            </w:r>
          </w:p>
        </w:tc>
        <w:tc>
          <w:tcPr>
            <w:tcW w:w="1183" w:type="dxa"/>
          </w:tcPr>
          <w:p w14:paraId="0C096F2A" w14:textId="5CEBD3B3" w:rsidR="003F1F8A" w:rsidRPr="001504F8" w:rsidRDefault="003F1F8A" w:rsidP="00D82ACF">
            <w:pPr>
              <w:pStyle w:val="Normal1"/>
              <w:jc w:val="right"/>
              <w:rPr>
                <w:sz w:val="18"/>
                <w:szCs w:val="20"/>
              </w:rPr>
            </w:pPr>
            <w:r w:rsidRPr="001504F8">
              <w:rPr>
                <w:sz w:val="18"/>
                <w:szCs w:val="20"/>
              </w:rPr>
              <w:t>H-E1-2</w:t>
            </w:r>
          </w:p>
        </w:tc>
        <w:tc>
          <w:tcPr>
            <w:tcW w:w="1184" w:type="dxa"/>
          </w:tcPr>
          <w:p w14:paraId="60FA4DB0" w14:textId="0DB4D1F5" w:rsidR="003F1F8A" w:rsidRPr="001504F8" w:rsidRDefault="003F1F8A" w:rsidP="00D82ACF">
            <w:pPr>
              <w:pStyle w:val="Normal1"/>
              <w:jc w:val="right"/>
              <w:rPr>
                <w:sz w:val="18"/>
                <w:szCs w:val="20"/>
              </w:rPr>
            </w:pPr>
            <w:r w:rsidRPr="001504F8">
              <w:rPr>
                <w:sz w:val="18"/>
                <w:szCs w:val="20"/>
              </w:rPr>
              <w:t>10,286,604</w:t>
            </w:r>
          </w:p>
        </w:tc>
        <w:tc>
          <w:tcPr>
            <w:tcW w:w="1320" w:type="dxa"/>
          </w:tcPr>
          <w:p w14:paraId="7D8331F3" w14:textId="6C45F3F9" w:rsidR="003F1F8A" w:rsidRPr="001504F8" w:rsidRDefault="003F1F8A" w:rsidP="006948C4">
            <w:pPr>
              <w:pStyle w:val="Normal1"/>
              <w:jc w:val="right"/>
              <w:rPr>
                <w:sz w:val="18"/>
                <w:szCs w:val="20"/>
              </w:rPr>
            </w:pPr>
            <w:r w:rsidRPr="001504F8">
              <w:rPr>
                <w:sz w:val="18"/>
                <w:szCs w:val="20"/>
              </w:rPr>
              <w:t>SRX2528334</w:t>
            </w:r>
          </w:p>
        </w:tc>
      </w:tr>
      <w:tr w:rsidR="003F1F8A" w:rsidRPr="001504F8" w14:paraId="46741210" w14:textId="77777777" w:rsidTr="006948C4">
        <w:trPr>
          <w:trHeight w:val="188"/>
        </w:trPr>
        <w:tc>
          <w:tcPr>
            <w:tcW w:w="1096" w:type="dxa"/>
            <w:vMerge/>
          </w:tcPr>
          <w:p w14:paraId="0884306B" w14:textId="36446419" w:rsidR="003F1F8A" w:rsidRPr="001504F8" w:rsidRDefault="003F1F8A" w:rsidP="00D82ACF">
            <w:pPr>
              <w:pStyle w:val="Normal1"/>
              <w:rPr>
                <w:sz w:val="18"/>
                <w:szCs w:val="20"/>
              </w:rPr>
            </w:pPr>
          </w:p>
        </w:tc>
        <w:tc>
          <w:tcPr>
            <w:tcW w:w="1047" w:type="dxa"/>
            <w:vMerge/>
          </w:tcPr>
          <w:p w14:paraId="07DAE3F9" w14:textId="77777777" w:rsidR="003F1F8A" w:rsidRPr="001504F8" w:rsidRDefault="003F1F8A" w:rsidP="00D82ACF">
            <w:pPr>
              <w:pStyle w:val="Normal1"/>
              <w:rPr>
                <w:sz w:val="18"/>
                <w:szCs w:val="20"/>
              </w:rPr>
            </w:pPr>
          </w:p>
        </w:tc>
        <w:tc>
          <w:tcPr>
            <w:tcW w:w="2135" w:type="dxa"/>
            <w:vMerge/>
          </w:tcPr>
          <w:p w14:paraId="52421F4F" w14:textId="2650E12B" w:rsidR="003F1F8A" w:rsidRPr="001504F8" w:rsidRDefault="003F1F8A" w:rsidP="00D82ACF">
            <w:pPr>
              <w:pStyle w:val="Normal1"/>
              <w:rPr>
                <w:sz w:val="18"/>
                <w:szCs w:val="20"/>
              </w:rPr>
            </w:pPr>
          </w:p>
        </w:tc>
        <w:tc>
          <w:tcPr>
            <w:tcW w:w="1007" w:type="dxa"/>
          </w:tcPr>
          <w:p w14:paraId="4DB7FA82" w14:textId="08FEF1A9" w:rsidR="003F1F8A" w:rsidRPr="001504F8" w:rsidRDefault="003F1F8A" w:rsidP="00D82ACF">
            <w:pPr>
              <w:pStyle w:val="Normal1"/>
              <w:jc w:val="right"/>
              <w:rPr>
                <w:sz w:val="18"/>
                <w:szCs w:val="20"/>
              </w:rPr>
            </w:pPr>
            <w:r w:rsidRPr="001504F8">
              <w:rPr>
                <w:sz w:val="18"/>
                <w:szCs w:val="20"/>
              </w:rPr>
              <w:t>3</w:t>
            </w:r>
          </w:p>
        </w:tc>
        <w:tc>
          <w:tcPr>
            <w:tcW w:w="1183" w:type="dxa"/>
          </w:tcPr>
          <w:p w14:paraId="26121AC7" w14:textId="396894F8" w:rsidR="003F1F8A" w:rsidRPr="001504F8" w:rsidRDefault="003F1F8A" w:rsidP="00D82ACF">
            <w:pPr>
              <w:pStyle w:val="Normal1"/>
              <w:jc w:val="right"/>
              <w:rPr>
                <w:sz w:val="18"/>
                <w:szCs w:val="20"/>
              </w:rPr>
            </w:pPr>
            <w:r w:rsidRPr="001504F8">
              <w:rPr>
                <w:sz w:val="18"/>
                <w:szCs w:val="20"/>
              </w:rPr>
              <w:t>H-E1-3</w:t>
            </w:r>
          </w:p>
        </w:tc>
        <w:tc>
          <w:tcPr>
            <w:tcW w:w="1184" w:type="dxa"/>
          </w:tcPr>
          <w:p w14:paraId="1F9A1E0F" w14:textId="29659F91" w:rsidR="003F1F8A" w:rsidRPr="001504F8" w:rsidRDefault="003F1F8A" w:rsidP="00D82ACF">
            <w:pPr>
              <w:pStyle w:val="Normal1"/>
              <w:jc w:val="right"/>
              <w:rPr>
                <w:sz w:val="18"/>
                <w:szCs w:val="20"/>
              </w:rPr>
            </w:pPr>
            <w:r w:rsidRPr="001504F8">
              <w:rPr>
                <w:sz w:val="18"/>
                <w:szCs w:val="20"/>
              </w:rPr>
              <w:t>8,319,242</w:t>
            </w:r>
          </w:p>
        </w:tc>
        <w:tc>
          <w:tcPr>
            <w:tcW w:w="1320" w:type="dxa"/>
          </w:tcPr>
          <w:p w14:paraId="767FF026" w14:textId="52AD8F91" w:rsidR="003F1F8A" w:rsidRPr="001504F8" w:rsidRDefault="003F1F8A" w:rsidP="006948C4">
            <w:pPr>
              <w:pStyle w:val="Normal1"/>
              <w:jc w:val="right"/>
              <w:rPr>
                <w:sz w:val="18"/>
                <w:szCs w:val="20"/>
              </w:rPr>
            </w:pPr>
            <w:r w:rsidRPr="001504F8">
              <w:rPr>
                <w:sz w:val="18"/>
                <w:szCs w:val="20"/>
              </w:rPr>
              <w:t>SRX2528335</w:t>
            </w:r>
          </w:p>
        </w:tc>
      </w:tr>
      <w:tr w:rsidR="003F1F8A" w:rsidRPr="001504F8" w14:paraId="4E414A81" w14:textId="77777777" w:rsidTr="006948C4">
        <w:trPr>
          <w:trHeight w:val="188"/>
        </w:trPr>
        <w:tc>
          <w:tcPr>
            <w:tcW w:w="1096" w:type="dxa"/>
            <w:vMerge/>
          </w:tcPr>
          <w:p w14:paraId="2ED5B578" w14:textId="43A49DD9" w:rsidR="003F1F8A" w:rsidRPr="001504F8" w:rsidRDefault="003F1F8A" w:rsidP="00D82ACF">
            <w:pPr>
              <w:pStyle w:val="Normal1"/>
              <w:rPr>
                <w:sz w:val="18"/>
                <w:szCs w:val="20"/>
              </w:rPr>
            </w:pPr>
          </w:p>
        </w:tc>
        <w:tc>
          <w:tcPr>
            <w:tcW w:w="1047" w:type="dxa"/>
            <w:vMerge/>
          </w:tcPr>
          <w:p w14:paraId="0C23DEC6" w14:textId="77777777" w:rsidR="003F1F8A" w:rsidRPr="001504F8" w:rsidRDefault="003F1F8A" w:rsidP="00D82ACF">
            <w:pPr>
              <w:pStyle w:val="Normal1"/>
              <w:rPr>
                <w:sz w:val="18"/>
                <w:szCs w:val="20"/>
              </w:rPr>
            </w:pPr>
          </w:p>
        </w:tc>
        <w:tc>
          <w:tcPr>
            <w:tcW w:w="2135" w:type="dxa"/>
            <w:vMerge w:val="restart"/>
          </w:tcPr>
          <w:p w14:paraId="579F8799" w14:textId="0E52E6BD" w:rsidR="003F1F8A" w:rsidRPr="001504F8" w:rsidRDefault="003F1F8A" w:rsidP="00D82ACF">
            <w:pPr>
              <w:pStyle w:val="Normal1"/>
              <w:rPr>
                <w:sz w:val="18"/>
                <w:szCs w:val="20"/>
              </w:rPr>
            </w:pPr>
            <w:r w:rsidRPr="001504F8">
              <w:rPr>
                <w:sz w:val="18"/>
                <w:szCs w:val="20"/>
              </w:rPr>
              <w:t>Egg 2nd day after laying</w:t>
            </w:r>
          </w:p>
        </w:tc>
        <w:tc>
          <w:tcPr>
            <w:tcW w:w="1007" w:type="dxa"/>
          </w:tcPr>
          <w:p w14:paraId="1E21CB9B" w14:textId="3428A19E" w:rsidR="003F1F8A" w:rsidRPr="001504F8" w:rsidRDefault="003F1F8A" w:rsidP="00D82ACF">
            <w:pPr>
              <w:pStyle w:val="Normal1"/>
              <w:jc w:val="right"/>
              <w:rPr>
                <w:sz w:val="18"/>
                <w:szCs w:val="20"/>
              </w:rPr>
            </w:pPr>
            <w:r w:rsidRPr="001504F8">
              <w:rPr>
                <w:sz w:val="18"/>
                <w:szCs w:val="20"/>
              </w:rPr>
              <w:t>1</w:t>
            </w:r>
          </w:p>
        </w:tc>
        <w:tc>
          <w:tcPr>
            <w:tcW w:w="1183" w:type="dxa"/>
          </w:tcPr>
          <w:p w14:paraId="118CB6AE" w14:textId="36A12C5C" w:rsidR="003F1F8A" w:rsidRPr="001504F8" w:rsidRDefault="003F1F8A" w:rsidP="00D82ACF">
            <w:pPr>
              <w:pStyle w:val="Normal1"/>
              <w:jc w:val="right"/>
              <w:rPr>
                <w:sz w:val="18"/>
                <w:szCs w:val="20"/>
              </w:rPr>
            </w:pPr>
            <w:r w:rsidRPr="001504F8">
              <w:rPr>
                <w:sz w:val="18"/>
                <w:szCs w:val="20"/>
              </w:rPr>
              <w:t>H-E2-1</w:t>
            </w:r>
          </w:p>
        </w:tc>
        <w:tc>
          <w:tcPr>
            <w:tcW w:w="1184" w:type="dxa"/>
          </w:tcPr>
          <w:p w14:paraId="5E48DB9E" w14:textId="2B106BE9" w:rsidR="003F1F8A" w:rsidRPr="001504F8" w:rsidRDefault="003F1F8A" w:rsidP="00D82ACF">
            <w:pPr>
              <w:pStyle w:val="Normal1"/>
              <w:jc w:val="right"/>
              <w:rPr>
                <w:sz w:val="18"/>
                <w:szCs w:val="20"/>
              </w:rPr>
            </w:pPr>
            <w:r w:rsidRPr="001504F8">
              <w:rPr>
                <w:sz w:val="18"/>
                <w:szCs w:val="20"/>
              </w:rPr>
              <w:t>11,794,526</w:t>
            </w:r>
          </w:p>
        </w:tc>
        <w:tc>
          <w:tcPr>
            <w:tcW w:w="1320" w:type="dxa"/>
          </w:tcPr>
          <w:p w14:paraId="2C1E3542" w14:textId="67698E1B" w:rsidR="003F1F8A" w:rsidRPr="001504F8" w:rsidRDefault="003F1F8A" w:rsidP="006948C4">
            <w:pPr>
              <w:pStyle w:val="Normal1"/>
              <w:jc w:val="right"/>
              <w:rPr>
                <w:sz w:val="18"/>
                <w:szCs w:val="20"/>
              </w:rPr>
            </w:pPr>
            <w:r w:rsidRPr="001504F8">
              <w:rPr>
                <w:sz w:val="18"/>
                <w:szCs w:val="20"/>
              </w:rPr>
              <w:t>SRX2528336</w:t>
            </w:r>
          </w:p>
        </w:tc>
      </w:tr>
      <w:tr w:rsidR="003F1F8A" w:rsidRPr="001504F8" w14:paraId="57EB28DE" w14:textId="77777777" w:rsidTr="006948C4">
        <w:trPr>
          <w:trHeight w:val="188"/>
        </w:trPr>
        <w:tc>
          <w:tcPr>
            <w:tcW w:w="1096" w:type="dxa"/>
            <w:vMerge/>
          </w:tcPr>
          <w:p w14:paraId="386E8718" w14:textId="6B5AD83F" w:rsidR="003F1F8A" w:rsidRPr="001504F8" w:rsidRDefault="003F1F8A" w:rsidP="00D82ACF">
            <w:pPr>
              <w:pStyle w:val="Normal1"/>
              <w:rPr>
                <w:sz w:val="18"/>
                <w:szCs w:val="20"/>
              </w:rPr>
            </w:pPr>
          </w:p>
        </w:tc>
        <w:tc>
          <w:tcPr>
            <w:tcW w:w="1047" w:type="dxa"/>
            <w:vMerge/>
          </w:tcPr>
          <w:p w14:paraId="6859BC12" w14:textId="77777777" w:rsidR="003F1F8A" w:rsidRPr="001504F8" w:rsidRDefault="003F1F8A" w:rsidP="00D82ACF">
            <w:pPr>
              <w:pStyle w:val="Normal1"/>
              <w:rPr>
                <w:sz w:val="18"/>
                <w:szCs w:val="20"/>
              </w:rPr>
            </w:pPr>
          </w:p>
        </w:tc>
        <w:tc>
          <w:tcPr>
            <w:tcW w:w="2135" w:type="dxa"/>
            <w:vMerge/>
          </w:tcPr>
          <w:p w14:paraId="0341735F" w14:textId="5726034E" w:rsidR="003F1F8A" w:rsidRPr="001504F8" w:rsidRDefault="003F1F8A" w:rsidP="00D82ACF">
            <w:pPr>
              <w:pStyle w:val="Normal1"/>
              <w:rPr>
                <w:sz w:val="18"/>
                <w:szCs w:val="20"/>
              </w:rPr>
            </w:pPr>
          </w:p>
        </w:tc>
        <w:tc>
          <w:tcPr>
            <w:tcW w:w="1007" w:type="dxa"/>
          </w:tcPr>
          <w:p w14:paraId="00F3BA37" w14:textId="70F55A32" w:rsidR="003F1F8A" w:rsidRPr="001504F8" w:rsidRDefault="003F1F8A" w:rsidP="00D82ACF">
            <w:pPr>
              <w:pStyle w:val="Normal1"/>
              <w:jc w:val="right"/>
              <w:rPr>
                <w:sz w:val="18"/>
                <w:szCs w:val="20"/>
              </w:rPr>
            </w:pPr>
            <w:r w:rsidRPr="001504F8">
              <w:rPr>
                <w:sz w:val="18"/>
                <w:szCs w:val="20"/>
              </w:rPr>
              <w:t>2</w:t>
            </w:r>
          </w:p>
        </w:tc>
        <w:tc>
          <w:tcPr>
            <w:tcW w:w="1183" w:type="dxa"/>
          </w:tcPr>
          <w:p w14:paraId="213B7407" w14:textId="58A9D9EC" w:rsidR="003F1F8A" w:rsidRPr="001504F8" w:rsidRDefault="003F1F8A" w:rsidP="00D82ACF">
            <w:pPr>
              <w:pStyle w:val="Normal1"/>
              <w:jc w:val="right"/>
              <w:rPr>
                <w:sz w:val="18"/>
                <w:szCs w:val="20"/>
              </w:rPr>
            </w:pPr>
            <w:r w:rsidRPr="001504F8">
              <w:rPr>
                <w:sz w:val="18"/>
                <w:szCs w:val="20"/>
              </w:rPr>
              <w:t>H-E2-2</w:t>
            </w:r>
          </w:p>
        </w:tc>
        <w:tc>
          <w:tcPr>
            <w:tcW w:w="1184" w:type="dxa"/>
          </w:tcPr>
          <w:p w14:paraId="00DEE2D1" w14:textId="6F298311" w:rsidR="003F1F8A" w:rsidRPr="001504F8" w:rsidRDefault="003F1F8A" w:rsidP="00D82ACF">
            <w:pPr>
              <w:pStyle w:val="Normal1"/>
              <w:jc w:val="right"/>
              <w:rPr>
                <w:sz w:val="18"/>
                <w:szCs w:val="20"/>
              </w:rPr>
            </w:pPr>
            <w:r w:rsidRPr="001504F8">
              <w:rPr>
                <w:sz w:val="18"/>
                <w:szCs w:val="20"/>
              </w:rPr>
              <w:t>11,086,054</w:t>
            </w:r>
          </w:p>
        </w:tc>
        <w:tc>
          <w:tcPr>
            <w:tcW w:w="1320" w:type="dxa"/>
          </w:tcPr>
          <w:p w14:paraId="01B02E0E" w14:textId="577D993E" w:rsidR="003F1F8A" w:rsidRPr="001504F8" w:rsidRDefault="003F1F8A" w:rsidP="006948C4">
            <w:pPr>
              <w:pStyle w:val="Normal1"/>
              <w:jc w:val="right"/>
              <w:rPr>
                <w:sz w:val="18"/>
                <w:szCs w:val="20"/>
              </w:rPr>
            </w:pPr>
            <w:r w:rsidRPr="001504F8">
              <w:rPr>
                <w:sz w:val="18"/>
                <w:szCs w:val="20"/>
              </w:rPr>
              <w:t>SRX2528337</w:t>
            </w:r>
          </w:p>
        </w:tc>
      </w:tr>
      <w:tr w:rsidR="003F1F8A" w:rsidRPr="001504F8" w14:paraId="1A8752CB" w14:textId="77777777" w:rsidTr="006948C4">
        <w:trPr>
          <w:trHeight w:val="188"/>
        </w:trPr>
        <w:tc>
          <w:tcPr>
            <w:tcW w:w="1096" w:type="dxa"/>
            <w:vMerge/>
          </w:tcPr>
          <w:p w14:paraId="1991334F" w14:textId="200CE4D2" w:rsidR="003F1F8A" w:rsidRPr="001504F8" w:rsidRDefault="003F1F8A" w:rsidP="00D82ACF">
            <w:pPr>
              <w:pStyle w:val="Normal1"/>
              <w:rPr>
                <w:sz w:val="18"/>
                <w:szCs w:val="20"/>
              </w:rPr>
            </w:pPr>
          </w:p>
        </w:tc>
        <w:tc>
          <w:tcPr>
            <w:tcW w:w="1047" w:type="dxa"/>
            <w:vMerge/>
          </w:tcPr>
          <w:p w14:paraId="3683D0F4" w14:textId="77777777" w:rsidR="003F1F8A" w:rsidRPr="001504F8" w:rsidRDefault="003F1F8A" w:rsidP="00D82ACF">
            <w:pPr>
              <w:pStyle w:val="Normal1"/>
              <w:rPr>
                <w:sz w:val="18"/>
                <w:szCs w:val="20"/>
              </w:rPr>
            </w:pPr>
          </w:p>
        </w:tc>
        <w:tc>
          <w:tcPr>
            <w:tcW w:w="2135" w:type="dxa"/>
            <w:vMerge/>
          </w:tcPr>
          <w:p w14:paraId="726A1811" w14:textId="5590FE97" w:rsidR="003F1F8A" w:rsidRPr="001504F8" w:rsidRDefault="003F1F8A" w:rsidP="00D82ACF">
            <w:pPr>
              <w:pStyle w:val="Normal1"/>
              <w:rPr>
                <w:sz w:val="18"/>
                <w:szCs w:val="20"/>
              </w:rPr>
            </w:pPr>
          </w:p>
        </w:tc>
        <w:tc>
          <w:tcPr>
            <w:tcW w:w="1007" w:type="dxa"/>
          </w:tcPr>
          <w:p w14:paraId="6B2A311F" w14:textId="7747CD07" w:rsidR="003F1F8A" w:rsidRPr="001504F8" w:rsidRDefault="003F1F8A" w:rsidP="00D82ACF">
            <w:pPr>
              <w:pStyle w:val="Normal1"/>
              <w:jc w:val="right"/>
              <w:rPr>
                <w:sz w:val="18"/>
                <w:szCs w:val="20"/>
              </w:rPr>
            </w:pPr>
            <w:r w:rsidRPr="001504F8">
              <w:rPr>
                <w:sz w:val="18"/>
                <w:szCs w:val="20"/>
              </w:rPr>
              <w:t>3</w:t>
            </w:r>
          </w:p>
        </w:tc>
        <w:tc>
          <w:tcPr>
            <w:tcW w:w="1183" w:type="dxa"/>
          </w:tcPr>
          <w:p w14:paraId="4CAB504C" w14:textId="442A09E6" w:rsidR="003F1F8A" w:rsidRPr="001504F8" w:rsidRDefault="003F1F8A" w:rsidP="00D82ACF">
            <w:pPr>
              <w:pStyle w:val="Normal1"/>
              <w:jc w:val="right"/>
              <w:rPr>
                <w:sz w:val="18"/>
                <w:szCs w:val="20"/>
              </w:rPr>
            </w:pPr>
            <w:r w:rsidRPr="001504F8">
              <w:rPr>
                <w:sz w:val="18"/>
                <w:szCs w:val="20"/>
              </w:rPr>
              <w:t>H-E2-3</w:t>
            </w:r>
          </w:p>
        </w:tc>
        <w:tc>
          <w:tcPr>
            <w:tcW w:w="1184" w:type="dxa"/>
          </w:tcPr>
          <w:p w14:paraId="63344BF3" w14:textId="16BCE2D9" w:rsidR="003F1F8A" w:rsidRPr="001504F8" w:rsidRDefault="003F1F8A" w:rsidP="00D82ACF">
            <w:pPr>
              <w:pStyle w:val="Normal1"/>
              <w:jc w:val="right"/>
              <w:rPr>
                <w:sz w:val="18"/>
                <w:szCs w:val="20"/>
              </w:rPr>
            </w:pPr>
            <w:r w:rsidRPr="001504F8">
              <w:rPr>
                <w:sz w:val="18"/>
                <w:szCs w:val="20"/>
              </w:rPr>
              <w:t>10,151,210</w:t>
            </w:r>
          </w:p>
        </w:tc>
        <w:tc>
          <w:tcPr>
            <w:tcW w:w="1320" w:type="dxa"/>
          </w:tcPr>
          <w:p w14:paraId="68528909" w14:textId="086CCDE6" w:rsidR="003F1F8A" w:rsidRPr="001504F8" w:rsidRDefault="003F1F8A" w:rsidP="006948C4">
            <w:pPr>
              <w:pStyle w:val="Normal1"/>
              <w:jc w:val="right"/>
              <w:rPr>
                <w:sz w:val="18"/>
                <w:szCs w:val="20"/>
              </w:rPr>
            </w:pPr>
            <w:r w:rsidRPr="001504F8">
              <w:rPr>
                <w:sz w:val="18"/>
                <w:szCs w:val="20"/>
              </w:rPr>
              <w:t>SRX2528338</w:t>
            </w:r>
          </w:p>
        </w:tc>
      </w:tr>
      <w:tr w:rsidR="003F1F8A" w:rsidRPr="001504F8" w14:paraId="1067AED6" w14:textId="77777777" w:rsidTr="006948C4">
        <w:trPr>
          <w:trHeight w:val="188"/>
        </w:trPr>
        <w:tc>
          <w:tcPr>
            <w:tcW w:w="1096" w:type="dxa"/>
            <w:vMerge/>
          </w:tcPr>
          <w:p w14:paraId="68767FB0" w14:textId="717E48BA" w:rsidR="003F1F8A" w:rsidRPr="001504F8" w:rsidRDefault="003F1F8A" w:rsidP="00D82ACF">
            <w:pPr>
              <w:pStyle w:val="Normal1"/>
              <w:rPr>
                <w:sz w:val="18"/>
                <w:szCs w:val="20"/>
              </w:rPr>
            </w:pPr>
          </w:p>
        </w:tc>
        <w:tc>
          <w:tcPr>
            <w:tcW w:w="1047" w:type="dxa"/>
            <w:vMerge/>
          </w:tcPr>
          <w:p w14:paraId="210804E8" w14:textId="77777777" w:rsidR="003F1F8A" w:rsidRPr="001504F8" w:rsidRDefault="003F1F8A" w:rsidP="00D82ACF">
            <w:pPr>
              <w:pStyle w:val="Normal1"/>
              <w:rPr>
                <w:sz w:val="18"/>
                <w:szCs w:val="20"/>
              </w:rPr>
            </w:pPr>
          </w:p>
        </w:tc>
        <w:tc>
          <w:tcPr>
            <w:tcW w:w="2135" w:type="dxa"/>
            <w:vMerge w:val="restart"/>
          </w:tcPr>
          <w:p w14:paraId="250D6FBC" w14:textId="0D2B7A67" w:rsidR="003F1F8A" w:rsidRPr="001504F8" w:rsidRDefault="003F1F8A" w:rsidP="00D82ACF">
            <w:pPr>
              <w:pStyle w:val="Normal1"/>
              <w:rPr>
                <w:sz w:val="18"/>
                <w:szCs w:val="20"/>
              </w:rPr>
            </w:pPr>
            <w:r w:rsidRPr="001504F8">
              <w:rPr>
                <w:sz w:val="18"/>
                <w:szCs w:val="20"/>
              </w:rPr>
              <w:t>Egg 3rd day after laying</w:t>
            </w:r>
          </w:p>
        </w:tc>
        <w:tc>
          <w:tcPr>
            <w:tcW w:w="1007" w:type="dxa"/>
          </w:tcPr>
          <w:p w14:paraId="0F844F40" w14:textId="229C5883" w:rsidR="003F1F8A" w:rsidRPr="001504F8" w:rsidRDefault="003F1F8A" w:rsidP="00D82ACF">
            <w:pPr>
              <w:pStyle w:val="Normal1"/>
              <w:jc w:val="right"/>
              <w:rPr>
                <w:sz w:val="18"/>
                <w:szCs w:val="20"/>
              </w:rPr>
            </w:pPr>
            <w:r w:rsidRPr="001504F8">
              <w:rPr>
                <w:sz w:val="18"/>
                <w:szCs w:val="20"/>
              </w:rPr>
              <w:t>1</w:t>
            </w:r>
          </w:p>
        </w:tc>
        <w:tc>
          <w:tcPr>
            <w:tcW w:w="1183" w:type="dxa"/>
          </w:tcPr>
          <w:p w14:paraId="61E0F675" w14:textId="660B4AEB" w:rsidR="003F1F8A" w:rsidRPr="001504F8" w:rsidRDefault="003F1F8A" w:rsidP="00D82ACF">
            <w:pPr>
              <w:pStyle w:val="Normal1"/>
              <w:jc w:val="right"/>
              <w:rPr>
                <w:sz w:val="18"/>
                <w:szCs w:val="20"/>
              </w:rPr>
            </w:pPr>
            <w:r w:rsidRPr="001504F8">
              <w:rPr>
                <w:sz w:val="18"/>
                <w:szCs w:val="20"/>
              </w:rPr>
              <w:t>H-E3-1</w:t>
            </w:r>
          </w:p>
        </w:tc>
        <w:tc>
          <w:tcPr>
            <w:tcW w:w="1184" w:type="dxa"/>
          </w:tcPr>
          <w:p w14:paraId="0E5BC6CA" w14:textId="5C400ABA" w:rsidR="003F1F8A" w:rsidRPr="001504F8" w:rsidRDefault="003F1F8A" w:rsidP="00C41C09">
            <w:pPr>
              <w:pStyle w:val="Normal1"/>
              <w:jc w:val="right"/>
              <w:rPr>
                <w:sz w:val="18"/>
                <w:szCs w:val="20"/>
              </w:rPr>
            </w:pPr>
            <w:r w:rsidRPr="001504F8">
              <w:rPr>
                <w:sz w:val="18"/>
                <w:szCs w:val="20"/>
              </w:rPr>
              <w:t>10,057,550</w:t>
            </w:r>
          </w:p>
        </w:tc>
        <w:tc>
          <w:tcPr>
            <w:tcW w:w="1320" w:type="dxa"/>
          </w:tcPr>
          <w:p w14:paraId="71E5F684" w14:textId="51239305" w:rsidR="003F1F8A" w:rsidRPr="001504F8" w:rsidRDefault="003F1F8A" w:rsidP="006948C4">
            <w:pPr>
              <w:pStyle w:val="Normal1"/>
              <w:jc w:val="right"/>
              <w:rPr>
                <w:sz w:val="18"/>
                <w:szCs w:val="20"/>
              </w:rPr>
            </w:pPr>
            <w:r w:rsidRPr="001504F8">
              <w:rPr>
                <w:sz w:val="18"/>
                <w:szCs w:val="20"/>
              </w:rPr>
              <w:t>SRX2528339</w:t>
            </w:r>
          </w:p>
        </w:tc>
      </w:tr>
      <w:tr w:rsidR="003F1F8A" w:rsidRPr="001504F8" w14:paraId="575A7AA9" w14:textId="77777777" w:rsidTr="006948C4">
        <w:trPr>
          <w:trHeight w:val="188"/>
        </w:trPr>
        <w:tc>
          <w:tcPr>
            <w:tcW w:w="1096" w:type="dxa"/>
            <w:vMerge/>
          </w:tcPr>
          <w:p w14:paraId="2296E4F8" w14:textId="77777777" w:rsidR="003F1F8A" w:rsidRPr="001504F8" w:rsidRDefault="003F1F8A" w:rsidP="00D82ACF">
            <w:pPr>
              <w:pStyle w:val="Normal1"/>
              <w:rPr>
                <w:sz w:val="18"/>
                <w:szCs w:val="20"/>
              </w:rPr>
            </w:pPr>
          </w:p>
        </w:tc>
        <w:tc>
          <w:tcPr>
            <w:tcW w:w="1047" w:type="dxa"/>
            <w:vMerge/>
          </w:tcPr>
          <w:p w14:paraId="62088CD4" w14:textId="77777777" w:rsidR="003F1F8A" w:rsidRPr="001504F8" w:rsidRDefault="003F1F8A" w:rsidP="00D82ACF">
            <w:pPr>
              <w:pStyle w:val="Normal1"/>
              <w:rPr>
                <w:sz w:val="18"/>
                <w:szCs w:val="20"/>
              </w:rPr>
            </w:pPr>
          </w:p>
        </w:tc>
        <w:tc>
          <w:tcPr>
            <w:tcW w:w="2135" w:type="dxa"/>
            <w:vMerge/>
          </w:tcPr>
          <w:p w14:paraId="11DACE45" w14:textId="4BB10B3A" w:rsidR="003F1F8A" w:rsidRPr="001504F8" w:rsidRDefault="003F1F8A" w:rsidP="00D82ACF">
            <w:pPr>
              <w:pStyle w:val="Normal1"/>
              <w:rPr>
                <w:sz w:val="18"/>
                <w:szCs w:val="20"/>
              </w:rPr>
            </w:pPr>
          </w:p>
        </w:tc>
        <w:tc>
          <w:tcPr>
            <w:tcW w:w="1007" w:type="dxa"/>
          </w:tcPr>
          <w:p w14:paraId="1227EE2F" w14:textId="05D76353" w:rsidR="003F1F8A" w:rsidRPr="001504F8" w:rsidRDefault="003F1F8A" w:rsidP="00D82ACF">
            <w:pPr>
              <w:pStyle w:val="Normal1"/>
              <w:jc w:val="right"/>
              <w:rPr>
                <w:sz w:val="18"/>
                <w:szCs w:val="20"/>
              </w:rPr>
            </w:pPr>
            <w:r w:rsidRPr="001504F8">
              <w:rPr>
                <w:sz w:val="18"/>
                <w:szCs w:val="20"/>
              </w:rPr>
              <w:t>2</w:t>
            </w:r>
          </w:p>
        </w:tc>
        <w:tc>
          <w:tcPr>
            <w:tcW w:w="1183" w:type="dxa"/>
          </w:tcPr>
          <w:p w14:paraId="20E92EA2" w14:textId="6D93B723" w:rsidR="003F1F8A" w:rsidRPr="001504F8" w:rsidRDefault="003F1F8A" w:rsidP="00D82ACF">
            <w:pPr>
              <w:pStyle w:val="Normal1"/>
              <w:jc w:val="right"/>
              <w:rPr>
                <w:sz w:val="18"/>
                <w:szCs w:val="20"/>
              </w:rPr>
            </w:pPr>
            <w:r w:rsidRPr="001504F8">
              <w:rPr>
                <w:sz w:val="18"/>
                <w:szCs w:val="20"/>
              </w:rPr>
              <w:t>H-E3-2</w:t>
            </w:r>
          </w:p>
        </w:tc>
        <w:tc>
          <w:tcPr>
            <w:tcW w:w="1184" w:type="dxa"/>
          </w:tcPr>
          <w:p w14:paraId="2CAEC11D" w14:textId="1752FCE8" w:rsidR="003F1F8A" w:rsidRPr="001504F8" w:rsidRDefault="003F1F8A" w:rsidP="00D82ACF">
            <w:pPr>
              <w:pStyle w:val="Normal1"/>
              <w:jc w:val="right"/>
              <w:rPr>
                <w:sz w:val="18"/>
                <w:szCs w:val="20"/>
              </w:rPr>
            </w:pPr>
            <w:r w:rsidRPr="001504F8">
              <w:rPr>
                <w:sz w:val="18"/>
                <w:szCs w:val="20"/>
              </w:rPr>
              <w:t>9,253,951</w:t>
            </w:r>
          </w:p>
        </w:tc>
        <w:tc>
          <w:tcPr>
            <w:tcW w:w="1320" w:type="dxa"/>
          </w:tcPr>
          <w:p w14:paraId="47333B38" w14:textId="5CCC15EF" w:rsidR="003F1F8A" w:rsidRPr="001504F8" w:rsidRDefault="003F1F8A" w:rsidP="006948C4">
            <w:pPr>
              <w:pStyle w:val="Normal1"/>
              <w:jc w:val="right"/>
              <w:rPr>
                <w:sz w:val="18"/>
                <w:szCs w:val="20"/>
              </w:rPr>
            </w:pPr>
            <w:r w:rsidRPr="001504F8">
              <w:rPr>
                <w:sz w:val="18"/>
                <w:szCs w:val="20"/>
              </w:rPr>
              <w:t>SRX2528340</w:t>
            </w:r>
          </w:p>
        </w:tc>
      </w:tr>
      <w:tr w:rsidR="003F1F8A" w:rsidRPr="001504F8" w14:paraId="5D58EE23" w14:textId="77777777" w:rsidTr="006948C4">
        <w:trPr>
          <w:trHeight w:val="188"/>
        </w:trPr>
        <w:tc>
          <w:tcPr>
            <w:tcW w:w="1096" w:type="dxa"/>
            <w:vMerge/>
          </w:tcPr>
          <w:p w14:paraId="0295F2AC" w14:textId="77777777" w:rsidR="003F1F8A" w:rsidRPr="001504F8" w:rsidRDefault="003F1F8A" w:rsidP="00D82ACF">
            <w:pPr>
              <w:pStyle w:val="Normal1"/>
              <w:rPr>
                <w:sz w:val="18"/>
                <w:szCs w:val="20"/>
              </w:rPr>
            </w:pPr>
          </w:p>
        </w:tc>
        <w:tc>
          <w:tcPr>
            <w:tcW w:w="1047" w:type="dxa"/>
            <w:vMerge/>
          </w:tcPr>
          <w:p w14:paraId="5AEAFB8D" w14:textId="77777777" w:rsidR="003F1F8A" w:rsidRPr="001504F8" w:rsidRDefault="003F1F8A" w:rsidP="00D82ACF">
            <w:pPr>
              <w:pStyle w:val="Normal1"/>
              <w:rPr>
                <w:sz w:val="18"/>
                <w:szCs w:val="20"/>
              </w:rPr>
            </w:pPr>
          </w:p>
        </w:tc>
        <w:tc>
          <w:tcPr>
            <w:tcW w:w="2135" w:type="dxa"/>
            <w:vMerge/>
          </w:tcPr>
          <w:p w14:paraId="4D8B5A72" w14:textId="7D0F9C45" w:rsidR="003F1F8A" w:rsidRPr="001504F8" w:rsidRDefault="003F1F8A" w:rsidP="00D82ACF">
            <w:pPr>
              <w:pStyle w:val="Normal1"/>
              <w:rPr>
                <w:sz w:val="18"/>
                <w:szCs w:val="20"/>
              </w:rPr>
            </w:pPr>
          </w:p>
        </w:tc>
        <w:tc>
          <w:tcPr>
            <w:tcW w:w="1007" w:type="dxa"/>
          </w:tcPr>
          <w:p w14:paraId="76199676" w14:textId="2456538D" w:rsidR="003F1F8A" w:rsidRPr="001504F8" w:rsidRDefault="003F1F8A" w:rsidP="00D82ACF">
            <w:pPr>
              <w:pStyle w:val="Normal1"/>
              <w:jc w:val="right"/>
              <w:rPr>
                <w:sz w:val="18"/>
                <w:szCs w:val="20"/>
              </w:rPr>
            </w:pPr>
            <w:r w:rsidRPr="001504F8">
              <w:rPr>
                <w:sz w:val="18"/>
                <w:szCs w:val="20"/>
              </w:rPr>
              <w:t>3</w:t>
            </w:r>
          </w:p>
        </w:tc>
        <w:tc>
          <w:tcPr>
            <w:tcW w:w="1183" w:type="dxa"/>
          </w:tcPr>
          <w:p w14:paraId="4EAE35E9" w14:textId="4825714A" w:rsidR="003F1F8A" w:rsidRPr="001504F8" w:rsidRDefault="003F1F8A" w:rsidP="00D82ACF">
            <w:pPr>
              <w:pStyle w:val="Normal1"/>
              <w:jc w:val="right"/>
              <w:rPr>
                <w:sz w:val="18"/>
                <w:szCs w:val="20"/>
              </w:rPr>
            </w:pPr>
            <w:r w:rsidRPr="001504F8">
              <w:rPr>
                <w:sz w:val="18"/>
                <w:szCs w:val="20"/>
              </w:rPr>
              <w:t>H-E3-3</w:t>
            </w:r>
          </w:p>
        </w:tc>
        <w:tc>
          <w:tcPr>
            <w:tcW w:w="1184" w:type="dxa"/>
          </w:tcPr>
          <w:p w14:paraId="0C570E07" w14:textId="1AFB748D" w:rsidR="003F1F8A" w:rsidRPr="001504F8" w:rsidRDefault="003F1F8A" w:rsidP="00D82ACF">
            <w:pPr>
              <w:pStyle w:val="Normal1"/>
              <w:jc w:val="right"/>
              <w:rPr>
                <w:sz w:val="18"/>
                <w:szCs w:val="20"/>
              </w:rPr>
            </w:pPr>
            <w:r w:rsidRPr="001504F8">
              <w:rPr>
                <w:sz w:val="18"/>
                <w:szCs w:val="20"/>
              </w:rPr>
              <w:t>11,871,780</w:t>
            </w:r>
          </w:p>
        </w:tc>
        <w:tc>
          <w:tcPr>
            <w:tcW w:w="1320" w:type="dxa"/>
          </w:tcPr>
          <w:p w14:paraId="02C1E8FB" w14:textId="1C7259FA" w:rsidR="003F1F8A" w:rsidRPr="001504F8" w:rsidRDefault="003F1F8A" w:rsidP="006948C4">
            <w:pPr>
              <w:pStyle w:val="Normal1"/>
              <w:jc w:val="right"/>
              <w:rPr>
                <w:sz w:val="18"/>
                <w:szCs w:val="20"/>
              </w:rPr>
            </w:pPr>
            <w:r w:rsidRPr="001504F8">
              <w:rPr>
                <w:sz w:val="18"/>
                <w:szCs w:val="20"/>
              </w:rPr>
              <w:t>SRX2528341</w:t>
            </w:r>
          </w:p>
        </w:tc>
      </w:tr>
      <w:tr w:rsidR="003F1F8A" w:rsidRPr="001504F8" w14:paraId="1679E250" w14:textId="77777777" w:rsidTr="006948C4">
        <w:trPr>
          <w:trHeight w:val="201"/>
        </w:trPr>
        <w:tc>
          <w:tcPr>
            <w:tcW w:w="1096" w:type="dxa"/>
            <w:vMerge/>
          </w:tcPr>
          <w:p w14:paraId="5B6C9A62" w14:textId="77777777" w:rsidR="003F1F8A" w:rsidRPr="001504F8" w:rsidRDefault="003F1F8A" w:rsidP="00D82ACF">
            <w:pPr>
              <w:pStyle w:val="Normal1"/>
              <w:rPr>
                <w:sz w:val="18"/>
                <w:szCs w:val="20"/>
              </w:rPr>
            </w:pPr>
          </w:p>
        </w:tc>
        <w:tc>
          <w:tcPr>
            <w:tcW w:w="1047" w:type="dxa"/>
            <w:vMerge/>
          </w:tcPr>
          <w:p w14:paraId="24EA7450" w14:textId="77777777" w:rsidR="003F1F8A" w:rsidRPr="001504F8" w:rsidRDefault="003F1F8A" w:rsidP="00D82ACF">
            <w:pPr>
              <w:pStyle w:val="Normal1"/>
              <w:rPr>
                <w:sz w:val="18"/>
                <w:szCs w:val="20"/>
              </w:rPr>
            </w:pPr>
          </w:p>
        </w:tc>
        <w:tc>
          <w:tcPr>
            <w:tcW w:w="2135" w:type="dxa"/>
            <w:vMerge w:val="restart"/>
          </w:tcPr>
          <w:p w14:paraId="706B7DC3" w14:textId="21B262AB" w:rsidR="003F1F8A" w:rsidRPr="001504F8" w:rsidRDefault="003F1F8A" w:rsidP="00D82ACF">
            <w:pPr>
              <w:pStyle w:val="Normal1"/>
              <w:rPr>
                <w:sz w:val="18"/>
                <w:szCs w:val="20"/>
              </w:rPr>
            </w:pPr>
            <w:r w:rsidRPr="001504F8">
              <w:rPr>
                <w:rFonts w:eastAsia="Times New Roman"/>
                <w:color w:val="auto"/>
                <w:sz w:val="18"/>
                <w:szCs w:val="20"/>
              </w:rPr>
              <w:t>Egg 4th day after laying</w:t>
            </w:r>
          </w:p>
        </w:tc>
        <w:tc>
          <w:tcPr>
            <w:tcW w:w="1007" w:type="dxa"/>
          </w:tcPr>
          <w:p w14:paraId="66C48BB6" w14:textId="3067409E" w:rsidR="003F1F8A" w:rsidRPr="001504F8" w:rsidRDefault="003F1F8A" w:rsidP="00D82ACF">
            <w:pPr>
              <w:pStyle w:val="Normal1"/>
              <w:jc w:val="right"/>
              <w:rPr>
                <w:sz w:val="18"/>
                <w:szCs w:val="20"/>
              </w:rPr>
            </w:pPr>
            <w:r w:rsidRPr="001504F8">
              <w:rPr>
                <w:sz w:val="18"/>
                <w:szCs w:val="20"/>
              </w:rPr>
              <w:t>1</w:t>
            </w:r>
          </w:p>
        </w:tc>
        <w:tc>
          <w:tcPr>
            <w:tcW w:w="1183" w:type="dxa"/>
          </w:tcPr>
          <w:p w14:paraId="1D30B849" w14:textId="5864DD8C" w:rsidR="003F1F8A" w:rsidRPr="001504F8" w:rsidRDefault="003F1F8A" w:rsidP="00D82ACF">
            <w:pPr>
              <w:pStyle w:val="Normal1"/>
              <w:jc w:val="right"/>
              <w:rPr>
                <w:sz w:val="18"/>
                <w:szCs w:val="20"/>
              </w:rPr>
            </w:pPr>
            <w:r w:rsidRPr="001504F8">
              <w:rPr>
                <w:sz w:val="18"/>
                <w:szCs w:val="20"/>
              </w:rPr>
              <w:t>H-E4-1</w:t>
            </w:r>
          </w:p>
        </w:tc>
        <w:tc>
          <w:tcPr>
            <w:tcW w:w="1184" w:type="dxa"/>
          </w:tcPr>
          <w:p w14:paraId="711A82F6" w14:textId="5E2B0E2E" w:rsidR="003F1F8A" w:rsidRPr="001504F8" w:rsidRDefault="003F1F8A" w:rsidP="00D82ACF">
            <w:pPr>
              <w:pStyle w:val="Normal1"/>
              <w:jc w:val="right"/>
              <w:rPr>
                <w:sz w:val="18"/>
                <w:szCs w:val="20"/>
              </w:rPr>
            </w:pPr>
            <w:r w:rsidRPr="001504F8">
              <w:rPr>
                <w:sz w:val="18"/>
                <w:szCs w:val="20"/>
              </w:rPr>
              <w:t>11,622,113</w:t>
            </w:r>
          </w:p>
        </w:tc>
        <w:tc>
          <w:tcPr>
            <w:tcW w:w="1320" w:type="dxa"/>
          </w:tcPr>
          <w:p w14:paraId="211F0B49" w14:textId="69F291BA" w:rsidR="003F1F8A" w:rsidRPr="001504F8" w:rsidRDefault="003F1F8A" w:rsidP="006948C4">
            <w:pPr>
              <w:pStyle w:val="Normal1"/>
              <w:jc w:val="right"/>
              <w:rPr>
                <w:sz w:val="18"/>
                <w:szCs w:val="20"/>
              </w:rPr>
            </w:pPr>
            <w:r w:rsidRPr="001504F8">
              <w:rPr>
                <w:sz w:val="18"/>
                <w:szCs w:val="20"/>
              </w:rPr>
              <w:t>SRX2528342</w:t>
            </w:r>
          </w:p>
        </w:tc>
      </w:tr>
      <w:tr w:rsidR="003F1F8A" w:rsidRPr="001504F8" w14:paraId="217600F9" w14:textId="77777777" w:rsidTr="006948C4">
        <w:trPr>
          <w:trHeight w:val="188"/>
        </w:trPr>
        <w:tc>
          <w:tcPr>
            <w:tcW w:w="1096" w:type="dxa"/>
            <w:vMerge/>
          </w:tcPr>
          <w:p w14:paraId="53B14F64" w14:textId="77777777" w:rsidR="003F1F8A" w:rsidRPr="001504F8" w:rsidRDefault="003F1F8A" w:rsidP="00D82ACF">
            <w:pPr>
              <w:pStyle w:val="Normal1"/>
              <w:rPr>
                <w:sz w:val="18"/>
                <w:szCs w:val="20"/>
              </w:rPr>
            </w:pPr>
          </w:p>
        </w:tc>
        <w:tc>
          <w:tcPr>
            <w:tcW w:w="1047" w:type="dxa"/>
            <w:vMerge/>
          </w:tcPr>
          <w:p w14:paraId="40EC1606" w14:textId="77777777" w:rsidR="003F1F8A" w:rsidRPr="001504F8" w:rsidRDefault="003F1F8A" w:rsidP="00D82ACF">
            <w:pPr>
              <w:pStyle w:val="Normal1"/>
              <w:rPr>
                <w:sz w:val="18"/>
                <w:szCs w:val="20"/>
              </w:rPr>
            </w:pPr>
          </w:p>
        </w:tc>
        <w:tc>
          <w:tcPr>
            <w:tcW w:w="2135" w:type="dxa"/>
            <w:vMerge/>
          </w:tcPr>
          <w:p w14:paraId="543F9A66" w14:textId="517CEF10" w:rsidR="003F1F8A" w:rsidRPr="001504F8" w:rsidRDefault="003F1F8A" w:rsidP="00D82ACF">
            <w:pPr>
              <w:pStyle w:val="Normal1"/>
              <w:rPr>
                <w:sz w:val="18"/>
                <w:szCs w:val="20"/>
              </w:rPr>
            </w:pPr>
          </w:p>
        </w:tc>
        <w:tc>
          <w:tcPr>
            <w:tcW w:w="1007" w:type="dxa"/>
          </w:tcPr>
          <w:p w14:paraId="27132A8D" w14:textId="5C29BE30" w:rsidR="003F1F8A" w:rsidRPr="001504F8" w:rsidRDefault="003F1F8A" w:rsidP="00D82ACF">
            <w:pPr>
              <w:pStyle w:val="Normal1"/>
              <w:jc w:val="right"/>
              <w:rPr>
                <w:sz w:val="18"/>
                <w:szCs w:val="20"/>
              </w:rPr>
            </w:pPr>
            <w:r w:rsidRPr="001504F8">
              <w:rPr>
                <w:sz w:val="18"/>
                <w:szCs w:val="20"/>
              </w:rPr>
              <w:t>2</w:t>
            </w:r>
          </w:p>
        </w:tc>
        <w:tc>
          <w:tcPr>
            <w:tcW w:w="1183" w:type="dxa"/>
          </w:tcPr>
          <w:p w14:paraId="2554217D" w14:textId="44BFB5E8" w:rsidR="003F1F8A" w:rsidRPr="001504F8" w:rsidRDefault="003F1F8A" w:rsidP="00D82ACF">
            <w:pPr>
              <w:pStyle w:val="Normal1"/>
              <w:jc w:val="right"/>
              <w:rPr>
                <w:sz w:val="18"/>
                <w:szCs w:val="20"/>
              </w:rPr>
            </w:pPr>
            <w:r w:rsidRPr="001504F8">
              <w:rPr>
                <w:sz w:val="18"/>
                <w:szCs w:val="20"/>
              </w:rPr>
              <w:t>H-E4-2</w:t>
            </w:r>
          </w:p>
        </w:tc>
        <w:tc>
          <w:tcPr>
            <w:tcW w:w="1184" w:type="dxa"/>
          </w:tcPr>
          <w:p w14:paraId="27959014" w14:textId="0F10A065" w:rsidR="003F1F8A" w:rsidRPr="001504F8" w:rsidRDefault="003F1F8A" w:rsidP="00D82ACF">
            <w:pPr>
              <w:pStyle w:val="Normal1"/>
              <w:jc w:val="right"/>
              <w:rPr>
                <w:sz w:val="18"/>
                <w:szCs w:val="20"/>
              </w:rPr>
            </w:pPr>
            <w:r w:rsidRPr="001504F8">
              <w:rPr>
                <w:sz w:val="18"/>
                <w:szCs w:val="20"/>
              </w:rPr>
              <w:t>12,386,383</w:t>
            </w:r>
          </w:p>
        </w:tc>
        <w:tc>
          <w:tcPr>
            <w:tcW w:w="1320" w:type="dxa"/>
          </w:tcPr>
          <w:p w14:paraId="2FC516AC" w14:textId="19CD7878" w:rsidR="003F1F8A" w:rsidRPr="001504F8" w:rsidRDefault="003F1F8A" w:rsidP="006948C4">
            <w:pPr>
              <w:pStyle w:val="Normal1"/>
              <w:jc w:val="right"/>
              <w:rPr>
                <w:sz w:val="18"/>
                <w:szCs w:val="20"/>
              </w:rPr>
            </w:pPr>
            <w:r w:rsidRPr="001504F8">
              <w:rPr>
                <w:sz w:val="18"/>
                <w:szCs w:val="20"/>
              </w:rPr>
              <w:t>SRX2528343</w:t>
            </w:r>
          </w:p>
        </w:tc>
      </w:tr>
      <w:tr w:rsidR="003F1F8A" w:rsidRPr="001504F8" w14:paraId="6228254B" w14:textId="77777777" w:rsidTr="006948C4">
        <w:trPr>
          <w:trHeight w:val="188"/>
        </w:trPr>
        <w:tc>
          <w:tcPr>
            <w:tcW w:w="1096" w:type="dxa"/>
            <w:vMerge/>
          </w:tcPr>
          <w:p w14:paraId="042244CC" w14:textId="77777777" w:rsidR="003F1F8A" w:rsidRPr="001504F8" w:rsidRDefault="003F1F8A" w:rsidP="00D82ACF">
            <w:pPr>
              <w:pStyle w:val="Normal1"/>
              <w:rPr>
                <w:sz w:val="18"/>
                <w:szCs w:val="20"/>
              </w:rPr>
            </w:pPr>
          </w:p>
        </w:tc>
        <w:tc>
          <w:tcPr>
            <w:tcW w:w="1047" w:type="dxa"/>
            <w:vMerge/>
          </w:tcPr>
          <w:p w14:paraId="28EE1A14" w14:textId="77777777" w:rsidR="003F1F8A" w:rsidRPr="001504F8" w:rsidRDefault="003F1F8A" w:rsidP="00D82ACF">
            <w:pPr>
              <w:pStyle w:val="Normal1"/>
              <w:rPr>
                <w:sz w:val="18"/>
                <w:szCs w:val="20"/>
              </w:rPr>
            </w:pPr>
          </w:p>
        </w:tc>
        <w:tc>
          <w:tcPr>
            <w:tcW w:w="2135" w:type="dxa"/>
            <w:vMerge/>
          </w:tcPr>
          <w:p w14:paraId="31B5E8CD" w14:textId="3C15BC85" w:rsidR="003F1F8A" w:rsidRPr="001504F8" w:rsidRDefault="003F1F8A" w:rsidP="00D82ACF">
            <w:pPr>
              <w:pStyle w:val="Normal1"/>
              <w:rPr>
                <w:sz w:val="18"/>
                <w:szCs w:val="20"/>
              </w:rPr>
            </w:pPr>
          </w:p>
        </w:tc>
        <w:tc>
          <w:tcPr>
            <w:tcW w:w="1007" w:type="dxa"/>
          </w:tcPr>
          <w:p w14:paraId="2AB0DE22" w14:textId="5D32A9C3" w:rsidR="003F1F8A" w:rsidRPr="001504F8" w:rsidRDefault="003F1F8A" w:rsidP="00D82ACF">
            <w:pPr>
              <w:pStyle w:val="Normal1"/>
              <w:jc w:val="right"/>
              <w:rPr>
                <w:sz w:val="18"/>
                <w:szCs w:val="20"/>
              </w:rPr>
            </w:pPr>
            <w:r w:rsidRPr="001504F8">
              <w:rPr>
                <w:sz w:val="18"/>
                <w:szCs w:val="20"/>
              </w:rPr>
              <w:t>3</w:t>
            </w:r>
          </w:p>
        </w:tc>
        <w:tc>
          <w:tcPr>
            <w:tcW w:w="1183" w:type="dxa"/>
          </w:tcPr>
          <w:p w14:paraId="5E469A23" w14:textId="3F7A08FF" w:rsidR="003F1F8A" w:rsidRPr="001504F8" w:rsidRDefault="003F1F8A" w:rsidP="00D82ACF">
            <w:pPr>
              <w:pStyle w:val="Normal1"/>
              <w:jc w:val="right"/>
              <w:rPr>
                <w:sz w:val="18"/>
                <w:szCs w:val="20"/>
              </w:rPr>
            </w:pPr>
            <w:r w:rsidRPr="001504F8">
              <w:rPr>
                <w:sz w:val="18"/>
                <w:szCs w:val="20"/>
              </w:rPr>
              <w:t>H-E4-3</w:t>
            </w:r>
          </w:p>
        </w:tc>
        <w:tc>
          <w:tcPr>
            <w:tcW w:w="1184" w:type="dxa"/>
          </w:tcPr>
          <w:p w14:paraId="55941E1C" w14:textId="6CBF8481" w:rsidR="003F1F8A" w:rsidRPr="001504F8" w:rsidRDefault="003F1F8A" w:rsidP="00D82ACF">
            <w:pPr>
              <w:pStyle w:val="Normal1"/>
              <w:jc w:val="right"/>
              <w:rPr>
                <w:sz w:val="18"/>
                <w:szCs w:val="20"/>
              </w:rPr>
            </w:pPr>
            <w:r w:rsidRPr="001504F8">
              <w:rPr>
                <w:sz w:val="18"/>
                <w:szCs w:val="20"/>
              </w:rPr>
              <w:t>9,654,776</w:t>
            </w:r>
          </w:p>
        </w:tc>
        <w:tc>
          <w:tcPr>
            <w:tcW w:w="1320" w:type="dxa"/>
          </w:tcPr>
          <w:p w14:paraId="2E53F981" w14:textId="7A935CA5" w:rsidR="003F1F8A" w:rsidRPr="001504F8" w:rsidRDefault="003F1F8A" w:rsidP="006948C4">
            <w:pPr>
              <w:pStyle w:val="Normal1"/>
              <w:jc w:val="right"/>
              <w:rPr>
                <w:sz w:val="18"/>
                <w:szCs w:val="20"/>
              </w:rPr>
            </w:pPr>
            <w:r w:rsidRPr="001504F8">
              <w:rPr>
                <w:sz w:val="18"/>
                <w:szCs w:val="20"/>
              </w:rPr>
              <w:t>SRX2528344</w:t>
            </w:r>
          </w:p>
        </w:tc>
      </w:tr>
      <w:tr w:rsidR="003F1F8A" w:rsidRPr="001504F8" w14:paraId="3AD63D77" w14:textId="77777777" w:rsidTr="006948C4">
        <w:trPr>
          <w:trHeight w:val="201"/>
        </w:trPr>
        <w:tc>
          <w:tcPr>
            <w:tcW w:w="1096" w:type="dxa"/>
            <w:vMerge/>
          </w:tcPr>
          <w:p w14:paraId="7802B121" w14:textId="77777777" w:rsidR="003F1F8A" w:rsidRPr="001504F8" w:rsidRDefault="003F1F8A" w:rsidP="00D82ACF">
            <w:pPr>
              <w:pStyle w:val="Normal1"/>
              <w:rPr>
                <w:sz w:val="18"/>
                <w:szCs w:val="20"/>
              </w:rPr>
            </w:pPr>
          </w:p>
        </w:tc>
        <w:tc>
          <w:tcPr>
            <w:tcW w:w="1047" w:type="dxa"/>
            <w:vMerge/>
          </w:tcPr>
          <w:p w14:paraId="173695A5" w14:textId="77777777" w:rsidR="003F1F8A" w:rsidRPr="001504F8" w:rsidRDefault="003F1F8A" w:rsidP="00D82ACF">
            <w:pPr>
              <w:pStyle w:val="Normal1"/>
              <w:rPr>
                <w:sz w:val="18"/>
                <w:szCs w:val="20"/>
              </w:rPr>
            </w:pPr>
          </w:p>
        </w:tc>
        <w:tc>
          <w:tcPr>
            <w:tcW w:w="2135" w:type="dxa"/>
            <w:vMerge w:val="restart"/>
          </w:tcPr>
          <w:p w14:paraId="1A5243EA" w14:textId="62208D86" w:rsidR="003F1F8A" w:rsidRPr="001504F8" w:rsidRDefault="003F1F8A" w:rsidP="00D82ACF">
            <w:pPr>
              <w:pStyle w:val="Normal1"/>
              <w:rPr>
                <w:sz w:val="18"/>
                <w:szCs w:val="20"/>
              </w:rPr>
            </w:pPr>
            <w:r w:rsidRPr="001504F8">
              <w:rPr>
                <w:rFonts w:eastAsia="Times New Roman"/>
                <w:color w:val="auto"/>
                <w:sz w:val="18"/>
                <w:szCs w:val="20"/>
              </w:rPr>
              <w:t>Egg 5th day after laying</w:t>
            </w:r>
          </w:p>
        </w:tc>
        <w:tc>
          <w:tcPr>
            <w:tcW w:w="1007" w:type="dxa"/>
          </w:tcPr>
          <w:p w14:paraId="61042479" w14:textId="655BE0B7" w:rsidR="003F1F8A" w:rsidRPr="001504F8" w:rsidRDefault="003F1F8A" w:rsidP="00D82ACF">
            <w:pPr>
              <w:pStyle w:val="Normal1"/>
              <w:jc w:val="right"/>
              <w:rPr>
                <w:sz w:val="18"/>
                <w:szCs w:val="20"/>
              </w:rPr>
            </w:pPr>
            <w:r w:rsidRPr="001504F8">
              <w:rPr>
                <w:sz w:val="18"/>
                <w:szCs w:val="20"/>
              </w:rPr>
              <w:t>1</w:t>
            </w:r>
          </w:p>
        </w:tc>
        <w:tc>
          <w:tcPr>
            <w:tcW w:w="1183" w:type="dxa"/>
          </w:tcPr>
          <w:p w14:paraId="76F82632" w14:textId="5193AD9C" w:rsidR="003F1F8A" w:rsidRPr="001504F8" w:rsidRDefault="003F1F8A" w:rsidP="00D82ACF">
            <w:pPr>
              <w:pStyle w:val="Normal1"/>
              <w:jc w:val="right"/>
              <w:rPr>
                <w:sz w:val="18"/>
                <w:szCs w:val="20"/>
              </w:rPr>
            </w:pPr>
            <w:r w:rsidRPr="001504F8">
              <w:rPr>
                <w:sz w:val="18"/>
                <w:szCs w:val="20"/>
              </w:rPr>
              <w:t>H-E5-1</w:t>
            </w:r>
          </w:p>
        </w:tc>
        <w:tc>
          <w:tcPr>
            <w:tcW w:w="1184" w:type="dxa"/>
          </w:tcPr>
          <w:p w14:paraId="28DE501D" w14:textId="5DF49ABB" w:rsidR="003F1F8A" w:rsidRPr="001504F8" w:rsidRDefault="003F1F8A" w:rsidP="00D82ACF">
            <w:pPr>
              <w:pStyle w:val="Normal1"/>
              <w:jc w:val="right"/>
              <w:rPr>
                <w:sz w:val="18"/>
                <w:szCs w:val="20"/>
              </w:rPr>
            </w:pPr>
            <w:r w:rsidRPr="001504F8">
              <w:rPr>
                <w:sz w:val="18"/>
                <w:szCs w:val="20"/>
              </w:rPr>
              <w:t>11,921,100</w:t>
            </w:r>
          </w:p>
        </w:tc>
        <w:tc>
          <w:tcPr>
            <w:tcW w:w="1320" w:type="dxa"/>
          </w:tcPr>
          <w:p w14:paraId="73B43D6D" w14:textId="025629F8" w:rsidR="003F1F8A" w:rsidRPr="001504F8" w:rsidRDefault="003F1F8A" w:rsidP="006948C4">
            <w:pPr>
              <w:pStyle w:val="Normal1"/>
              <w:jc w:val="right"/>
              <w:rPr>
                <w:sz w:val="18"/>
                <w:szCs w:val="20"/>
              </w:rPr>
            </w:pPr>
            <w:r w:rsidRPr="001504F8">
              <w:rPr>
                <w:sz w:val="18"/>
                <w:szCs w:val="20"/>
              </w:rPr>
              <w:t>SRX2528345</w:t>
            </w:r>
          </w:p>
        </w:tc>
      </w:tr>
      <w:tr w:rsidR="003F1F8A" w:rsidRPr="001504F8" w14:paraId="1E323C02" w14:textId="77777777" w:rsidTr="006948C4">
        <w:trPr>
          <w:trHeight w:val="188"/>
        </w:trPr>
        <w:tc>
          <w:tcPr>
            <w:tcW w:w="1096" w:type="dxa"/>
            <w:vMerge/>
          </w:tcPr>
          <w:p w14:paraId="2150E7CC" w14:textId="77777777" w:rsidR="003F1F8A" w:rsidRPr="001504F8" w:rsidRDefault="003F1F8A" w:rsidP="00D82ACF">
            <w:pPr>
              <w:pStyle w:val="Normal1"/>
              <w:rPr>
                <w:sz w:val="18"/>
                <w:szCs w:val="20"/>
              </w:rPr>
            </w:pPr>
          </w:p>
        </w:tc>
        <w:tc>
          <w:tcPr>
            <w:tcW w:w="1047" w:type="dxa"/>
            <w:vMerge/>
          </w:tcPr>
          <w:p w14:paraId="39715181" w14:textId="77777777" w:rsidR="003F1F8A" w:rsidRPr="001504F8" w:rsidRDefault="003F1F8A" w:rsidP="00D82ACF">
            <w:pPr>
              <w:pStyle w:val="Normal1"/>
              <w:rPr>
                <w:sz w:val="18"/>
                <w:szCs w:val="20"/>
              </w:rPr>
            </w:pPr>
          </w:p>
        </w:tc>
        <w:tc>
          <w:tcPr>
            <w:tcW w:w="2135" w:type="dxa"/>
            <w:vMerge/>
          </w:tcPr>
          <w:p w14:paraId="37D95035" w14:textId="2417A067" w:rsidR="003F1F8A" w:rsidRPr="001504F8" w:rsidRDefault="003F1F8A" w:rsidP="00D82ACF">
            <w:pPr>
              <w:pStyle w:val="Normal1"/>
              <w:rPr>
                <w:sz w:val="18"/>
                <w:szCs w:val="20"/>
              </w:rPr>
            </w:pPr>
          </w:p>
        </w:tc>
        <w:tc>
          <w:tcPr>
            <w:tcW w:w="1007" w:type="dxa"/>
          </w:tcPr>
          <w:p w14:paraId="26E6C597" w14:textId="7D36E2BC" w:rsidR="003F1F8A" w:rsidRPr="001504F8" w:rsidRDefault="003F1F8A" w:rsidP="00D82ACF">
            <w:pPr>
              <w:pStyle w:val="Normal1"/>
              <w:jc w:val="right"/>
              <w:rPr>
                <w:sz w:val="18"/>
                <w:szCs w:val="20"/>
              </w:rPr>
            </w:pPr>
            <w:r w:rsidRPr="001504F8">
              <w:rPr>
                <w:sz w:val="18"/>
                <w:szCs w:val="20"/>
              </w:rPr>
              <w:t>2</w:t>
            </w:r>
          </w:p>
        </w:tc>
        <w:tc>
          <w:tcPr>
            <w:tcW w:w="1183" w:type="dxa"/>
          </w:tcPr>
          <w:p w14:paraId="7E36FE81" w14:textId="02F6449B" w:rsidR="003F1F8A" w:rsidRPr="001504F8" w:rsidRDefault="003F1F8A" w:rsidP="00D82ACF">
            <w:pPr>
              <w:pStyle w:val="Normal1"/>
              <w:jc w:val="right"/>
              <w:rPr>
                <w:sz w:val="18"/>
                <w:szCs w:val="20"/>
              </w:rPr>
            </w:pPr>
            <w:r w:rsidRPr="001504F8">
              <w:rPr>
                <w:sz w:val="18"/>
                <w:szCs w:val="20"/>
              </w:rPr>
              <w:t>H-E5-2</w:t>
            </w:r>
          </w:p>
        </w:tc>
        <w:tc>
          <w:tcPr>
            <w:tcW w:w="1184" w:type="dxa"/>
          </w:tcPr>
          <w:p w14:paraId="1ECE941A" w14:textId="5002CE6C" w:rsidR="003F1F8A" w:rsidRPr="001504F8" w:rsidRDefault="003F1F8A" w:rsidP="00D82ACF">
            <w:pPr>
              <w:pStyle w:val="Normal1"/>
              <w:jc w:val="right"/>
              <w:rPr>
                <w:sz w:val="18"/>
                <w:szCs w:val="20"/>
              </w:rPr>
            </w:pPr>
            <w:r w:rsidRPr="001504F8">
              <w:rPr>
                <w:sz w:val="18"/>
                <w:szCs w:val="20"/>
              </w:rPr>
              <w:t>11,569,382</w:t>
            </w:r>
          </w:p>
        </w:tc>
        <w:tc>
          <w:tcPr>
            <w:tcW w:w="1320" w:type="dxa"/>
          </w:tcPr>
          <w:p w14:paraId="76145906" w14:textId="3E94C4AB" w:rsidR="003F1F8A" w:rsidRPr="001504F8" w:rsidRDefault="003F1F8A" w:rsidP="006948C4">
            <w:pPr>
              <w:pStyle w:val="Normal1"/>
              <w:jc w:val="right"/>
              <w:rPr>
                <w:sz w:val="18"/>
                <w:szCs w:val="20"/>
              </w:rPr>
            </w:pPr>
            <w:r w:rsidRPr="001504F8">
              <w:rPr>
                <w:sz w:val="18"/>
                <w:szCs w:val="20"/>
              </w:rPr>
              <w:t>SRX2528346</w:t>
            </w:r>
          </w:p>
        </w:tc>
      </w:tr>
      <w:tr w:rsidR="003F1F8A" w:rsidRPr="001504F8" w14:paraId="4CA3EAC6" w14:textId="77777777" w:rsidTr="006948C4">
        <w:trPr>
          <w:trHeight w:val="188"/>
        </w:trPr>
        <w:tc>
          <w:tcPr>
            <w:tcW w:w="1096" w:type="dxa"/>
            <w:vMerge/>
          </w:tcPr>
          <w:p w14:paraId="070A36CC" w14:textId="77777777" w:rsidR="003F1F8A" w:rsidRPr="001504F8" w:rsidRDefault="003F1F8A" w:rsidP="00D82ACF">
            <w:pPr>
              <w:pStyle w:val="Normal1"/>
              <w:rPr>
                <w:sz w:val="18"/>
                <w:szCs w:val="20"/>
              </w:rPr>
            </w:pPr>
          </w:p>
        </w:tc>
        <w:tc>
          <w:tcPr>
            <w:tcW w:w="1047" w:type="dxa"/>
            <w:vMerge/>
          </w:tcPr>
          <w:p w14:paraId="6FA2CC5A" w14:textId="77777777" w:rsidR="003F1F8A" w:rsidRPr="001504F8" w:rsidRDefault="003F1F8A" w:rsidP="00D82ACF">
            <w:pPr>
              <w:pStyle w:val="Normal1"/>
              <w:rPr>
                <w:sz w:val="18"/>
                <w:szCs w:val="20"/>
              </w:rPr>
            </w:pPr>
          </w:p>
        </w:tc>
        <w:tc>
          <w:tcPr>
            <w:tcW w:w="2135" w:type="dxa"/>
            <w:vMerge/>
          </w:tcPr>
          <w:p w14:paraId="2DE4E7DC" w14:textId="4B50A3A5" w:rsidR="003F1F8A" w:rsidRPr="001504F8" w:rsidRDefault="003F1F8A" w:rsidP="00D82ACF">
            <w:pPr>
              <w:pStyle w:val="Normal1"/>
              <w:rPr>
                <w:sz w:val="18"/>
                <w:szCs w:val="20"/>
              </w:rPr>
            </w:pPr>
          </w:p>
        </w:tc>
        <w:tc>
          <w:tcPr>
            <w:tcW w:w="1007" w:type="dxa"/>
          </w:tcPr>
          <w:p w14:paraId="419F9BCB" w14:textId="051ED5D3" w:rsidR="003F1F8A" w:rsidRPr="001504F8" w:rsidRDefault="003F1F8A" w:rsidP="00D82ACF">
            <w:pPr>
              <w:pStyle w:val="Normal1"/>
              <w:jc w:val="right"/>
              <w:rPr>
                <w:sz w:val="18"/>
                <w:szCs w:val="20"/>
              </w:rPr>
            </w:pPr>
            <w:r w:rsidRPr="001504F8">
              <w:rPr>
                <w:sz w:val="18"/>
                <w:szCs w:val="20"/>
              </w:rPr>
              <w:t>3</w:t>
            </w:r>
          </w:p>
        </w:tc>
        <w:tc>
          <w:tcPr>
            <w:tcW w:w="1183" w:type="dxa"/>
          </w:tcPr>
          <w:p w14:paraId="23288F6B" w14:textId="2936D434" w:rsidR="003F1F8A" w:rsidRPr="001504F8" w:rsidRDefault="003F1F8A" w:rsidP="00D82ACF">
            <w:pPr>
              <w:pStyle w:val="Normal1"/>
              <w:jc w:val="right"/>
              <w:rPr>
                <w:sz w:val="18"/>
                <w:szCs w:val="20"/>
              </w:rPr>
            </w:pPr>
            <w:r w:rsidRPr="001504F8">
              <w:rPr>
                <w:sz w:val="18"/>
                <w:szCs w:val="20"/>
              </w:rPr>
              <w:t>H-E5-3</w:t>
            </w:r>
          </w:p>
        </w:tc>
        <w:tc>
          <w:tcPr>
            <w:tcW w:w="1184" w:type="dxa"/>
          </w:tcPr>
          <w:p w14:paraId="6612B916" w14:textId="0CF60E72" w:rsidR="003F1F8A" w:rsidRPr="001504F8" w:rsidRDefault="003F1F8A" w:rsidP="00D82ACF">
            <w:pPr>
              <w:pStyle w:val="Normal1"/>
              <w:jc w:val="right"/>
              <w:rPr>
                <w:sz w:val="18"/>
                <w:szCs w:val="20"/>
              </w:rPr>
            </w:pPr>
            <w:r w:rsidRPr="001504F8">
              <w:rPr>
                <w:sz w:val="18"/>
                <w:szCs w:val="20"/>
              </w:rPr>
              <w:t>10,503,387</w:t>
            </w:r>
          </w:p>
        </w:tc>
        <w:tc>
          <w:tcPr>
            <w:tcW w:w="1320" w:type="dxa"/>
          </w:tcPr>
          <w:p w14:paraId="77536A30" w14:textId="6C49A917" w:rsidR="003F1F8A" w:rsidRPr="001504F8" w:rsidRDefault="003F1F8A" w:rsidP="006948C4">
            <w:pPr>
              <w:pStyle w:val="Normal1"/>
              <w:jc w:val="right"/>
              <w:rPr>
                <w:sz w:val="18"/>
                <w:szCs w:val="20"/>
              </w:rPr>
            </w:pPr>
            <w:r w:rsidRPr="001504F8">
              <w:rPr>
                <w:sz w:val="18"/>
                <w:szCs w:val="20"/>
              </w:rPr>
              <w:t>SRX2528347</w:t>
            </w:r>
          </w:p>
        </w:tc>
      </w:tr>
      <w:tr w:rsidR="003F1F8A" w:rsidRPr="001504F8" w14:paraId="19DF425F" w14:textId="77777777" w:rsidTr="006948C4">
        <w:trPr>
          <w:trHeight w:val="201"/>
        </w:trPr>
        <w:tc>
          <w:tcPr>
            <w:tcW w:w="1096" w:type="dxa"/>
            <w:vMerge/>
          </w:tcPr>
          <w:p w14:paraId="7A38C442" w14:textId="77777777" w:rsidR="003F1F8A" w:rsidRPr="001504F8" w:rsidRDefault="003F1F8A" w:rsidP="00D82ACF">
            <w:pPr>
              <w:pStyle w:val="Normal1"/>
              <w:rPr>
                <w:sz w:val="18"/>
                <w:szCs w:val="20"/>
              </w:rPr>
            </w:pPr>
          </w:p>
        </w:tc>
        <w:tc>
          <w:tcPr>
            <w:tcW w:w="1047" w:type="dxa"/>
            <w:vMerge/>
          </w:tcPr>
          <w:p w14:paraId="6B5A1BAE" w14:textId="77777777" w:rsidR="003F1F8A" w:rsidRPr="001504F8" w:rsidRDefault="003F1F8A" w:rsidP="00D82ACF">
            <w:pPr>
              <w:pStyle w:val="Normal1"/>
              <w:rPr>
                <w:sz w:val="18"/>
                <w:szCs w:val="20"/>
              </w:rPr>
            </w:pPr>
          </w:p>
        </w:tc>
        <w:tc>
          <w:tcPr>
            <w:tcW w:w="2135" w:type="dxa"/>
            <w:vMerge w:val="restart"/>
          </w:tcPr>
          <w:p w14:paraId="6ECE2178" w14:textId="26D7F205" w:rsidR="003F1F8A" w:rsidRPr="001504F8" w:rsidRDefault="003F1F8A" w:rsidP="00D82ACF">
            <w:pPr>
              <w:pStyle w:val="Normal1"/>
              <w:rPr>
                <w:sz w:val="18"/>
                <w:szCs w:val="20"/>
              </w:rPr>
            </w:pPr>
            <w:r w:rsidRPr="001504F8">
              <w:rPr>
                <w:rFonts w:eastAsia="Times New Roman"/>
                <w:color w:val="auto"/>
                <w:sz w:val="18"/>
                <w:szCs w:val="20"/>
              </w:rPr>
              <w:t>Juvenile 1st day</w:t>
            </w:r>
          </w:p>
        </w:tc>
        <w:tc>
          <w:tcPr>
            <w:tcW w:w="1007" w:type="dxa"/>
          </w:tcPr>
          <w:p w14:paraId="74E6DE6B" w14:textId="420A27F2" w:rsidR="003F1F8A" w:rsidRPr="001504F8" w:rsidRDefault="003F1F8A" w:rsidP="00D82ACF">
            <w:pPr>
              <w:pStyle w:val="Normal1"/>
              <w:jc w:val="right"/>
              <w:rPr>
                <w:sz w:val="18"/>
                <w:szCs w:val="20"/>
              </w:rPr>
            </w:pPr>
            <w:r w:rsidRPr="001504F8">
              <w:rPr>
                <w:sz w:val="18"/>
                <w:szCs w:val="20"/>
              </w:rPr>
              <w:t>1</w:t>
            </w:r>
          </w:p>
        </w:tc>
        <w:tc>
          <w:tcPr>
            <w:tcW w:w="1183" w:type="dxa"/>
          </w:tcPr>
          <w:p w14:paraId="57EFA961" w14:textId="268DCB6B" w:rsidR="003F1F8A" w:rsidRPr="001504F8" w:rsidRDefault="003F1F8A" w:rsidP="00D82ACF">
            <w:pPr>
              <w:pStyle w:val="Normal1"/>
              <w:jc w:val="right"/>
              <w:rPr>
                <w:sz w:val="18"/>
                <w:szCs w:val="20"/>
              </w:rPr>
            </w:pPr>
            <w:r w:rsidRPr="001504F8">
              <w:rPr>
                <w:sz w:val="18"/>
                <w:szCs w:val="20"/>
              </w:rPr>
              <w:t>H-B1-1</w:t>
            </w:r>
          </w:p>
        </w:tc>
        <w:tc>
          <w:tcPr>
            <w:tcW w:w="1184" w:type="dxa"/>
          </w:tcPr>
          <w:p w14:paraId="2041C77B" w14:textId="3245514A" w:rsidR="003F1F8A" w:rsidRPr="001504F8" w:rsidRDefault="003F1F8A" w:rsidP="00D82ACF">
            <w:pPr>
              <w:pStyle w:val="Normal1"/>
              <w:jc w:val="right"/>
              <w:rPr>
                <w:sz w:val="18"/>
                <w:szCs w:val="20"/>
              </w:rPr>
            </w:pPr>
            <w:r w:rsidRPr="001504F8">
              <w:rPr>
                <w:sz w:val="18"/>
                <w:szCs w:val="20"/>
              </w:rPr>
              <w:t>12,440,551</w:t>
            </w:r>
          </w:p>
        </w:tc>
        <w:tc>
          <w:tcPr>
            <w:tcW w:w="1320" w:type="dxa"/>
          </w:tcPr>
          <w:p w14:paraId="168E79FA" w14:textId="60E8C772" w:rsidR="003F1F8A" w:rsidRPr="001504F8" w:rsidRDefault="003F1F8A" w:rsidP="006948C4">
            <w:pPr>
              <w:pStyle w:val="Normal1"/>
              <w:jc w:val="right"/>
              <w:rPr>
                <w:sz w:val="18"/>
                <w:szCs w:val="20"/>
              </w:rPr>
            </w:pPr>
            <w:r w:rsidRPr="001504F8">
              <w:rPr>
                <w:sz w:val="18"/>
                <w:szCs w:val="20"/>
              </w:rPr>
              <w:t>SRX2528348</w:t>
            </w:r>
          </w:p>
        </w:tc>
      </w:tr>
      <w:tr w:rsidR="003F1F8A" w:rsidRPr="001504F8" w14:paraId="7876487C" w14:textId="77777777" w:rsidTr="006948C4">
        <w:trPr>
          <w:trHeight w:val="188"/>
        </w:trPr>
        <w:tc>
          <w:tcPr>
            <w:tcW w:w="1096" w:type="dxa"/>
            <w:vMerge/>
          </w:tcPr>
          <w:p w14:paraId="288DB0BF" w14:textId="77777777" w:rsidR="003F1F8A" w:rsidRPr="001504F8" w:rsidRDefault="003F1F8A" w:rsidP="00D82ACF">
            <w:pPr>
              <w:pStyle w:val="Normal1"/>
              <w:rPr>
                <w:sz w:val="18"/>
                <w:szCs w:val="20"/>
              </w:rPr>
            </w:pPr>
          </w:p>
        </w:tc>
        <w:tc>
          <w:tcPr>
            <w:tcW w:w="1047" w:type="dxa"/>
            <w:vMerge/>
          </w:tcPr>
          <w:p w14:paraId="3A4A68C5" w14:textId="77777777" w:rsidR="003F1F8A" w:rsidRPr="001504F8" w:rsidRDefault="003F1F8A" w:rsidP="00D82ACF">
            <w:pPr>
              <w:pStyle w:val="Normal1"/>
              <w:rPr>
                <w:sz w:val="18"/>
                <w:szCs w:val="20"/>
              </w:rPr>
            </w:pPr>
          </w:p>
        </w:tc>
        <w:tc>
          <w:tcPr>
            <w:tcW w:w="2135" w:type="dxa"/>
            <w:vMerge/>
          </w:tcPr>
          <w:p w14:paraId="5EC262A1" w14:textId="7AE4E5A2" w:rsidR="003F1F8A" w:rsidRPr="001504F8" w:rsidRDefault="003F1F8A" w:rsidP="00D82ACF">
            <w:pPr>
              <w:pStyle w:val="Normal1"/>
              <w:rPr>
                <w:sz w:val="18"/>
                <w:szCs w:val="20"/>
              </w:rPr>
            </w:pPr>
          </w:p>
        </w:tc>
        <w:tc>
          <w:tcPr>
            <w:tcW w:w="1007" w:type="dxa"/>
          </w:tcPr>
          <w:p w14:paraId="624EB31F" w14:textId="36891781" w:rsidR="003F1F8A" w:rsidRPr="001504F8" w:rsidRDefault="003F1F8A" w:rsidP="00D82ACF">
            <w:pPr>
              <w:pStyle w:val="Normal1"/>
              <w:jc w:val="right"/>
              <w:rPr>
                <w:sz w:val="18"/>
                <w:szCs w:val="20"/>
              </w:rPr>
            </w:pPr>
            <w:r w:rsidRPr="001504F8">
              <w:rPr>
                <w:sz w:val="18"/>
                <w:szCs w:val="20"/>
              </w:rPr>
              <w:t>2</w:t>
            </w:r>
          </w:p>
        </w:tc>
        <w:tc>
          <w:tcPr>
            <w:tcW w:w="1183" w:type="dxa"/>
          </w:tcPr>
          <w:p w14:paraId="003A970A" w14:textId="2BDBE57B" w:rsidR="003F1F8A" w:rsidRPr="001504F8" w:rsidRDefault="003F1F8A" w:rsidP="00D82ACF">
            <w:pPr>
              <w:pStyle w:val="Normal1"/>
              <w:jc w:val="right"/>
              <w:rPr>
                <w:sz w:val="18"/>
                <w:szCs w:val="20"/>
              </w:rPr>
            </w:pPr>
            <w:r w:rsidRPr="001504F8">
              <w:rPr>
                <w:sz w:val="18"/>
                <w:szCs w:val="20"/>
              </w:rPr>
              <w:t>H-B1-2</w:t>
            </w:r>
          </w:p>
        </w:tc>
        <w:tc>
          <w:tcPr>
            <w:tcW w:w="1184" w:type="dxa"/>
          </w:tcPr>
          <w:p w14:paraId="62C107E3" w14:textId="692DA312" w:rsidR="003F1F8A" w:rsidRPr="001504F8" w:rsidRDefault="003F1F8A" w:rsidP="00D82ACF">
            <w:pPr>
              <w:pStyle w:val="Normal1"/>
              <w:jc w:val="right"/>
              <w:rPr>
                <w:sz w:val="18"/>
                <w:szCs w:val="20"/>
              </w:rPr>
            </w:pPr>
            <w:r w:rsidRPr="001504F8">
              <w:rPr>
                <w:sz w:val="18"/>
                <w:szCs w:val="20"/>
              </w:rPr>
              <w:t>12,306,138</w:t>
            </w:r>
          </w:p>
        </w:tc>
        <w:tc>
          <w:tcPr>
            <w:tcW w:w="1320" w:type="dxa"/>
          </w:tcPr>
          <w:p w14:paraId="22588495" w14:textId="5D38566D" w:rsidR="003F1F8A" w:rsidRPr="001504F8" w:rsidRDefault="003F1F8A" w:rsidP="006948C4">
            <w:pPr>
              <w:pStyle w:val="Normal1"/>
              <w:jc w:val="right"/>
              <w:rPr>
                <w:sz w:val="18"/>
                <w:szCs w:val="20"/>
              </w:rPr>
            </w:pPr>
            <w:r w:rsidRPr="001504F8">
              <w:rPr>
                <w:sz w:val="18"/>
                <w:szCs w:val="20"/>
              </w:rPr>
              <w:t>SRX2528349</w:t>
            </w:r>
          </w:p>
        </w:tc>
      </w:tr>
      <w:tr w:rsidR="003F1F8A" w:rsidRPr="001504F8" w14:paraId="3F93FD93" w14:textId="77777777" w:rsidTr="006948C4">
        <w:trPr>
          <w:trHeight w:val="188"/>
        </w:trPr>
        <w:tc>
          <w:tcPr>
            <w:tcW w:w="1096" w:type="dxa"/>
            <w:vMerge/>
          </w:tcPr>
          <w:p w14:paraId="0A4127B7" w14:textId="77777777" w:rsidR="003F1F8A" w:rsidRPr="001504F8" w:rsidRDefault="003F1F8A" w:rsidP="00D82ACF">
            <w:pPr>
              <w:pStyle w:val="Normal1"/>
              <w:rPr>
                <w:sz w:val="18"/>
                <w:szCs w:val="20"/>
              </w:rPr>
            </w:pPr>
          </w:p>
        </w:tc>
        <w:tc>
          <w:tcPr>
            <w:tcW w:w="1047" w:type="dxa"/>
            <w:vMerge/>
          </w:tcPr>
          <w:p w14:paraId="0D47A40B" w14:textId="77777777" w:rsidR="003F1F8A" w:rsidRPr="001504F8" w:rsidRDefault="003F1F8A" w:rsidP="00D82ACF">
            <w:pPr>
              <w:pStyle w:val="Normal1"/>
              <w:rPr>
                <w:sz w:val="18"/>
                <w:szCs w:val="20"/>
              </w:rPr>
            </w:pPr>
          </w:p>
        </w:tc>
        <w:tc>
          <w:tcPr>
            <w:tcW w:w="2135" w:type="dxa"/>
            <w:vMerge/>
          </w:tcPr>
          <w:p w14:paraId="009D4E7B" w14:textId="53A21D37" w:rsidR="003F1F8A" w:rsidRPr="001504F8" w:rsidRDefault="003F1F8A" w:rsidP="00D82ACF">
            <w:pPr>
              <w:pStyle w:val="Normal1"/>
              <w:rPr>
                <w:sz w:val="18"/>
                <w:szCs w:val="20"/>
              </w:rPr>
            </w:pPr>
          </w:p>
        </w:tc>
        <w:tc>
          <w:tcPr>
            <w:tcW w:w="1007" w:type="dxa"/>
          </w:tcPr>
          <w:p w14:paraId="2DD88499" w14:textId="6B988397" w:rsidR="003F1F8A" w:rsidRPr="001504F8" w:rsidRDefault="003F1F8A" w:rsidP="00D82ACF">
            <w:pPr>
              <w:pStyle w:val="Normal1"/>
              <w:jc w:val="right"/>
              <w:rPr>
                <w:sz w:val="18"/>
                <w:szCs w:val="20"/>
              </w:rPr>
            </w:pPr>
            <w:r w:rsidRPr="001504F8">
              <w:rPr>
                <w:sz w:val="18"/>
                <w:szCs w:val="20"/>
              </w:rPr>
              <w:t>3</w:t>
            </w:r>
          </w:p>
        </w:tc>
        <w:tc>
          <w:tcPr>
            <w:tcW w:w="1183" w:type="dxa"/>
          </w:tcPr>
          <w:p w14:paraId="6663B919" w14:textId="10E118A8" w:rsidR="003F1F8A" w:rsidRPr="001504F8" w:rsidRDefault="003F1F8A" w:rsidP="00D82ACF">
            <w:pPr>
              <w:pStyle w:val="Normal1"/>
              <w:jc w:val="right"/>
              <w:rPr>
                <w:sz w:val="18"/>
                <w:szCs w:val="20"/>
              </w:rPr>
            </w:pPr>
            <w:r w:rsidRPr="001504F8">
              <w:rPr>
                <w:sz w:val="18"/>
                <w:szCs w:val="20"/>
              </w:rPr>
              <w:t>H-B1-3</w:t>
            </w:r>
          </w:p>
        </w:tc>
        <w:tc>
          <w:tcPr>
            <w:tcW w:w="1184" w:type="dxa"/>
          </w:tcPr>
          <w:p w14:paraId="1AC0DF6B" w14:textId="298DD38A" w:rsidR="003F1F8A" w:rsidRPr="001504F8" w:rsidRDefault="003F1F8A" w:rsidP="00D82ACF">
            <w:pPr>
              <w:pStyle w:val="Normal1"/>
              <w:jc w:val="right"/>
              <w:rPr>
                <w:sz w:val="18"/>
                <w:szCs w:val="20"/>
              </w:rPr>
            </w:pPr>
            <w:r w:rsidRPr="001504F8">
              <w:rPr>
                <w:sz w:val="18"/>
                <w:szCs w:val="20"/>
              </w:rPr>
              <w:t>12,734,126</w:t>
            </w:r>
          </w:p>
        </w:tc>
        <w:tc>
          <w:tcPr>
            <w:tcW w:w="1320" w:type="dxa"/>
          </w:tcPr>
          <w:p w14:paraId="7447DA3E" w14:textId="555870A8" w:rsidR="003F1F8A" w:rsidRPr="001504F8" w:rsidRDefault="003F1F8A" w:rsidP="006948C4">
            <w:pPr>
              <w:pStyle w:val="Normal1"/>
              <w:jc w:val="right"/>
              <w:rPr>
                <w:sz w:val="18"/>
                <w:szCs w:val="20"/>
              </w:rPr>
            </w:pPr>
            <w:r w:rsidRPr="001504F8">
              <w:rPr>
                <w:sz w:val="18"/>
                <w:szCs w:val="20"/>
              </w:rPr>
              <w:t>SRX2528350</w:t>
            </w:r>
          </w:p>
        </w:tc>
      </w:tr>
      <w:tr w:rsidR="003F1F8A" w:rsidRPr="001504F8" w14:paraId="6AF7C4A1" w14:textId="77777777" w:rsidTr="006948C4">
        <w:trPr>
          <w:trHeight w:val="201"/>
        </w:trPr>
        <w:tc>
          <w:tcPr>
            <w:tcW w:w="1096" w:type="dxa"/>
            <w:vMerge/>
          </w:tcPr>
          <w:p w14:paraId="63B11D89" w14:textId="77777777" w:rsidR="003F1F8A" w:rsidRPr="001504F8" w:rsidRDefault="003F1F8A" w:rsidP="00D82ACF">
            <w:pPr>
              <w:pStyle w:val="Normal1"/>
              <w:rPr>
                <w:sz w:val="18"/>
                <w:szCs w:val="20"/>
              </w:rPr>
            </w:pPr>
          </w:p>
        </w:tc>
        <w:tc>
          <w:tcPr>
            <w:tcW w:w="1047" w:type="dxa"/>
            <w:vMerge/>
          </w:tcPr>
          <w:p w14:paraId="414EA50E" w14:textId="77777777" w:rsidR="003F1F8A" w:rsidRPr="001504F8" w:rsidRDefault="003F1F8A" w:rsidP="00D82ACF">
            <w:pPr>
              <w:pStyle w:val="Normal1"/>
              <w:rPr>
                <w:sz w:val="18"/>
                <w:szCs w:val="20"/>
              </w:rPr>
            </w:pPr>
          </w:p>
        </w:tc>
        <w:tc>
          <w:tcPr>
            <w:tcW w:w="2135" w:type="dxa"/>
            <w:vMerge w:val="restart"/>
          </w:tcPr>
          <w:p w14:paraId="1CC6F3E7" w14:textId="0C59CAC7" w:rsidR="003F1F8A" w:rsidRPr="001504F8" w:rsidRDefault="003F1F8A" w:rsidP="00D82ACF">
            <w:pPr>
              <w:pStyle w:val="Normal1"/>
              <w:rPr>
                <w:sz w:val="18"/>
                <w:szCs w:val="20"/>
              </w:rPr>
            </w:pPr>
            <w:r w:rsidRPr="001504F8">
              <w:rPr>
                <w:rFonts w:eastAsia="Times New Roman"/>
                <w:color w:val="auto"/>
                <w:sz w:val="18"/>
                <w:szCs w:val="20"/>
              </w:rPr>
              <w:t>Juvenile 2nd day</w:t>
            </w:r>
          </w:p>
        </w:tc>
        <w:tc>
          <w:tcPr>
            <w:tcW w:w="1007" w:type="dxa"/>
          </w:tcPr>
          <w:p w14:paraId="1787A44F" w14:textId="0CD03DA7" w:rsidR="003F1F8A" w:rsidRPr="001504F8" w:rsidRDefault="003F1F8A" w:rsidP="00D82ACF">
            <w:pPr>
              <w:pStyle w:val="Normal1"/>
              <w:jc w:val="right"/>
              <w:rPr>
                <w:sz w:val="18"/>
                <w:szCs w:val="20"/>
              </w:rPr>
            </w:pPr>
            <w:r w:rsidRPr="001504F8">
              <w:rPr>
                <w:sz w:val="18"/>
                <w:szCs w:val="20"/>
              </w:rPr>
              <w:t>1</w:t>
            </w:r>
          </w:p>
        </w:tc>
        <w:tc>
          <w:tcPr>
            <w:tcW w:w="1183" w:type="dxa"/>
          </w:tcPr>
          <w:p w14:paraId="49B737CD" w14:textId="14500A40" w:rsidR="003F1F8A" w:rsidRPr="001504F8" w:rsidRDefault="003F1F8A" w:rsidP="00D82ACF">
            <w:pPr>
              <w:pStyle w:val="Normal1"/>
              <w:jc w:val="right"/>
              <w:rPr>
                <w:sz w:val="18"/>
                <w:szCs w:val="20"/>
              </w:rPr>
            </w:pPr>
            <w:r w:rsidRPr="001504F8">
              <w:rPr>
                <w:sz w:val="18"/>
                <w:szCs w:val="20"/>
              </w:rPr>
              <w:t>H-B2-1</w:t>
            </w:r>
          </w:p>
        </w:tc>
        <w:tc>
          <w:tcPr>
            <w:tcW w:w="1184" w:type="dxa"/>
          </w:tcPr>
          <w:p w14:paraId="14E489CB" w14:textId="0D6F548D" w:rsidR="003F1F8A" w:rsidRPr="001504F8" w:rsidRDefault="003F1F8A" w:rsidP="00D82ACF">
            <w:pPr>
              <w:pStyle w:val="Normal1"/>
              <w:jc w:val="right"/>
              <w:rPr>
                <w:sz w:val="18"/>
                <w:szCs w:val="20"/>
              </w:rPr>
            </w:pPr>
            <w:r w:rsidRPr="001504F8">
              <w:rPr>
                <w:sz w:val="18"/>
                <w:szCs w:val="20"/>
              </w:rPr>
              <w:t>13,107,156</w:t>
            </w:r>
          </w:p>
        </w:tc>
        <w:tc>
          <w:tcPr>
            <w:tcW w:w="1320" w:type="dxa"/>
          </w:tcPr>
          <w:p w14:paraId="1E86EDD1" w14:textId="3CE6CDCD" w:rsidR="003F1F8A" w:rsidRPr="001504F8" w:rsidRDefault="003F1F8A" w:rsidP="006948C4">
            <w:pPr>
              <w:pStyle w:val="Normal1"/>
              <w:jc w:val="right"/>
              <w:rPr>
                <w:sz w:val="18"/>
                <w:szCs w:val="20"/>
              </w:rPr>
            </w:pPr>
            <w:r w:rsidRPr="001504F8">
              <w:rPr>
                <w:sz w:val="18"/>
                <w:szCs w:val="20"/>
              </w:rPr>
              <w:t>SRX2528351</w:t>
            </w:r>
          </w:p>
        </w:tc>
      </w:tr>
      <w:tr w:rsidR="003F1F8A" w:rsidRPr="001504F8" w14:paraId="40F2A582" w14:textId="77777777" w:rsidTr="006948C4">
        <w:trPr>
          <w:trHeight w:val="188"/>
        </w:trPr>
        <w:tc>
          <w:tcPr>
            <w:tcW w:w="1096" w:type="dxa"/>
            <w:vMerge/>
          </w:tcPr>
          <w:p w14:paraId="25637D4B" w14:textId="77777777" w:rsidR="003F1F8A" w:rsidRPr="001504F8" w:rsidRDefault="003F1F8A" w:rsidP="00D82ACF">
            <w:pPr>
              <w:pStyle w:val="Normal1"/>
              <w:rPr>
                <w:sz w:val="18"/>
                <w:szCs w:val="20"/>
              </w:rPr>
            </w:pPr>
          </w:p>
        </w:tc>
        <w:tc>
          <w:tcPr>
            <w:tcW w:w="1047" w:type="dxa"/>
            <w:vMerge/>
          </w:tcPr>
          <w:p w14:paraId="19C74503" w14:textId="77777777" w:rsidR="003F1F8A" w:rsidRPr="001504F8" w:rsidRDefault="003F1F8A" w:rsidP="00D82ACF">
            <w:pPr>
              <w:pStyle w:val="Normal1"/>
              <w:rPr>
                <w:sz w:val="18"/>
                <w:szCs w:val="20"/>
              </w:rPr>
            </w:pPr>
          </w:p>
        </w:tc>
        <w:tc>
          <w:tcPr>
            <w:tcW w:w="2135" w:type="dxa"/>
            <w:vMerge/>
          </w:tcPr>
          <w:p w14:paraId="74CA5EAA" w14:textId="011EE86D" w:rsidR="003F1F8A" w:rsidRPr="001504F8" w:rsidRDefault="003F1F8A" w:rsidP="00D82ACF">
            <w:pPr>
              <w:pStyle w:val="Normal1"/>
              <w:rPr>
                <w:sz w:val="18"/>
                <w:szCs w:val="20"/>
              </w:rPr>
            </w:pPr>
          </w:p>
        </w:tc>
        <w:tc>
          <w:tcPr>
            <w:tcW w:w="1007" w:type="dxa"/>
          </w:tcPr>
          <w:p w14:paraId="129E9759" w14:textId="6019FD8D" w:rsidR="003F1F8A" w:rsidRPr="001504F8" w:rsidRDefault="003F1F8A" w:rsidP="00D82ACF">
            <w:pPr>
              <w:pStyle w:val="Normal1"/>
              <w:jc w:val="right"/>
              <w:rPr>
                <w:sz w:val="18"/>
                <w:szCs w:val="20"/>
              </w:rPr>
            </w:pPr>
            <w:r w:rsidRPr="001504F8">
              <w:rPr>
                <w:sz w:val="18"/>
                <w:szCs w:val="20"/>
              </w:rPr>
              <w:t>2</w:t>
            </w:r>
          </w:p>
        </w:tc>
        <w:tc>
          <w:tcPr>
            <w:tcW w:w="1183" w:type="dxa"/>
          </w:tcPr>
          <w:p w14:paraId="6920E0E9" w14:textId="4BA31296" w:rsidR="003F1F8A" w:rsidRPr="001504F8" w:rsidRDefault="003F1F8A" w:rsidP="00D82ACF">
            <w:pPr>
              <w:pStyle w:val="Normal1"/>
              <w:jc w:val="right"/>
              <w:rPr>
                <w:sz w:val="18"/>
                <w:szCs w:val="20"/>
              </w:rPr>
            </w:pPr>
            <w:r w:rsidRPr="001504F8">
              <w:rPr>
                <w:sz w:val="18"/>
                <w:szCs w:val="20"/>
              </w:rPr>
              <w:t>H-B2-2</w:t>
            </w:r>
          </w:p>
        </w:tc>
        <w:tc>
          <w:tcPr>
            <w:tcW w:w="1184" w:type="dxa"/>
          </w:tcPr>
          <w:p w14:paraId="2D613199" w14:textId="3099D009" w:rsidR="003F1F8A" w:rsidRPr="001504F8" w:rsidRDefault="003F1F8A" w:rsidP="00D82ACF">
            <w:pPr>
              <w:pStyle w:val="Normal1"/>
              <w:jc w:val="right"/>
              <w:rPr>
                <w:sz w:val="18"/>
                <w:szCs w:val="20"/>
              </w:rPr>
            </w:pPr>
            <w:r w:rsidRPr="001504F8">
              <w:rPr>
                <w:sz w:val="18"/>
                <w:szCs w:val="20"/>
              </w:rPr>
              <w:t>14,437,609</w:t>
            </w:r>
          </w:p>
        </w:tc>
        <w:tc>
          <w:tcPr>
            <w:tcW w:w="1320" w:type="dxa"/>
          </w:tcPr>
          <w:p w14:paraId="04B88417" w14:textId="7D71F31B" w:rsidR="003F1F8A" w:rsidRPr="001504F8" w:rsidRDefault="003F1F8A" w:rsidP="006948C4">
            <w:pPr>
              <w:pStyle w:val="Normal1"/>
              <w:jc w:val="right"/>
              <w:rPr>
                <w:sz w:val="18"/>
                <w:szCs w:val="20"/>
              </w:rPr>
            </w:pPr>
            <w:r w:rsidRPr="001504F8">
              <w:rPr>
                <w:sz w:val="18"/>
                <w:szCs w:val="20"/>
              </w:rPr>
              <w:t>SRX2528352</w:t>
            </w:r>
          </w:p>
        </w:tc>
      </w:tr>
      <w:tr w:rsidR="003F1F8A" w:rsidRPr="001504F8" w14:paraId="33472E4E" w14:textId="77777777" w:rsidTr="006948C4">
        <w:trPr>
          <w:trHeight w:val="188"/>
        </w:trPr>
        <w:tc>
          <w:tcPr>
            <w:tcW w:w="1096" w:type="dxa"/>
            <w:vMerge/>
          </w:tcPr>
          <w:p w14:paraId="37E55783" w14:textId="77777777" w:rsidR="003F1F8A" w:rsidRPr="001504F8" w:rsidRDefault="003F1F8A" w:rsidP="00D82ACF">
            <w:pPr>
              <w:pStyle w:val="Normal1"/>
              <w:rPr>
                <w:sz w:val="18"/>
                <w:szCs w:val="20"/>
              </w:rPr>
            </w:pPr>
          </w:p>
        </w:tc>
        <w:tc>
          <w:tcPr>
            <w:tcW w:w="1047" w:type="dxa"/>
            <w:vMerge/>
          </w:tcPr>
          <w:p w14:paraId="3C12AEE6" w14:textId="77777777" w:rsidR="003F1F8A" w:rsidRPr="001504F8" w:rsidRDefault="003F1F8A" w:rsidP="00D82ACF">
            <w:pPr>
              <w:pStyle w:val="Normal1"/>
              <w:rPr>
                <w:sz w:val="18"/>
                <w:szCs w:val="20"/>
              </w:rPr>
            </w:pPr>
          </w:p>
        </w:tc>
        <w:tc>
          <w:tcPr>
            <w:tcW w:w="2135" w:type="dxa"/>
            <w:vMerge/>
          </w:tcPr>
          <w:p w14:paraId="745B20C4" w14:textId="0CAF4C66" w:rsidR="003F1F8A" w:rsidRPr="001504F8" w:rsidRDefault="003F1F8A" w:rsidP="00D82ACF">
            <w:pPr>
              <w:pStyle w:val="Normal1"/>
              <w:rPr>
                <w:sz w:val="18"/>
                <w:szCs w:val="20"/>
              </w:rPr>
            </w:pPr>
          </w:p>
        </w:tc>
        <w:tc>
          <w:tcPr>
            <w:tcW w:w="1007" w:type="dxa"/>
          </w:tcPr>
          <w:p w14:paraId="6704F9C9" w14:textId="6D9FB485" w:rsidR="003F1F8A" w:rsidRPr="001504F8" w:rsidRDefault="003F1F8A" w:rsidP="00D82ACF">
            <w:pPr>
              <w:pStyle w:val="Normal1"/>
              <w:jc w:val="right"/>
              <w:rPr>
                <w:sz w:val="18"/>
                <w:szCs w:val="20"/>
              </w:rPr>
            </w:pPr>
            <w:r w:rsidRPr="001504F8">
              <w:rPr>
                <w:sz w:val="18"/>
                <w:szCs w:val="20"/>
              </w:rPr>
              <w:t>3</w:t>
            </w:r>
          </w:p>
        </w:tc>
        <w:tc>
          <w:tcPr>
            <w:tcW w:w="1183" w:type="dxa"/>
          </w:tcPr>
          <w:p w14:paraId="44EF7427" w14:textId="090221EA" w:rsidR="003F1F8A" w:rsidRPr="001504F8" w:rsidRDefault="003F1F8A" w:rsidP="00D82ACF">
            <w:pPr>
              <w:pStyle w:val="Normal1"/>
              <w:jc w:val="right"/>
              <w:rPr>
                <w:sz w:val="18"/>
                <w:szCs w:val="20"/>
              </w:rPr>
            </w:pPr>
            <w:r w:rsidRPr="001504F8">
              <w:rPr>
                <w:sz w:val="18"/>
                <w:szCs w:val="20"/>
              </w:rPr>
              <w:t>H-B2-3</w:t>
            </w:r>
          </w:p>
        </w:tc>
        <w:tc>
          <w:tcPr>
            <w:tcW w:w="1184" w:type="dxa"/>
          </w:tcPr>
          <w:p w14:paraId="3147D7BB" w14:textId="2C69DBAB" w:rsidR="003F1F8A" w:rsidRPr="001504F8" w:rsidRDefault="003F1F8A" w:rsidP="00D82ACF">
            <w:pPr>
              <w:pStyle w:val="Normal1"/>
              <w:jc w:val="right"/>
              <w:rPr>
                <w:sz w:val="18"/>
                <w:szCs w:val="20"/>
              </w:rPr>
            </w:pPr>
            <w:r w:rsidRPr="001504F8">
              <w:rPr>
                <w:sz w:val="18"/>
                <w:szCs w:val="20"/>
              </w:rPr>
              <w:t>13,870,809</w:t>
            </w:r>
          </w:p>
        </w:tc>
        <w:tc>
          <w:tcPr>
            <w:tcW w:w="1320" w:type="dxa"/>
          </w:tcPr>
          <w:p w14:paraId="2C2BF96D" w14:textId="17885782" w:rsidR="003F1F8A" w:rsidRPr="001504F8" w:rsidRDefault="003F1F8A" w:rsidP="006948C4">
            <w:pPr>
              <w:pStyle w:val="Normal1"/>
              <w:jc w:val="right"/>
              <w:rPr>
                <w:sz w:val="18"/>
                <w:szCs w:val="20"/>
              </w:rPr>
            </w:pPr>
            <w:r w:rsidRPr="001504F8">
              <w:rPr>
                <w:sz w:val="18"/>
                <w:szCs w:val="20"/>
              </w:rPr>
              <w:t>SRX2528353</w:t>
            </w:r>
          </w:p>
        </w:tc>
      </w:tr>
      <w:tr w:rsidR="003F1F8A" w:rsidRPr="001504F8" w14:paraId="200DB9B1" w14:textId="77777777" w:rsidTr="006948C4">
        <w:trPr>
          <w:trHeight w:val="188"/>
        </w:trPr>
        <w:tc>
          <w:tcPr>
            <w:tcW w:w="1096" w:type="dxa"/>
            <w:vMerge/>
          </w:tcPr>
          <w:p w14:paraId="314425CA" w14:textId="77777777" w:rsidR="003F1F8A" w:rsidRPr="001504F8" w:rsidRDefault="003F1F8A" w:rsidP="00D82ACF">
            <w:pPr>
              <w:pStyle w:val="Normal1"/>
              <w:rPr>
                <w:sz w:val="18"/>
                <w:szCs w:val="20"/>
              </w:rPr>
            </w:pPr>
          </w:p>
        </w:tc>
        <w:tc>
          <w:tcPr>
            <w:tcW w:w="1047" w:type="dxa"/>
            <w:vMerge/>
          </w:tcPr>
          <w:p w14:paraId="459D300E" w14:textId="77777777" w:rsidR="003F1F8A" w:rsidRPr="001504F8" w:rsidRDefault="003F1F8A" w:rsidP="00D82ACF">
            <w:pPr>
              <w:pStyle w:val="Normal1"/>
              <w:rPr>
                <w:sz w:val="18"/>
                <w:szCs w:val="20"/>
              </w:rPr>
            </w:pPr>
          </w:p>
        </w:tc>
        <w:tc>
          <w:tcPr>
            <w:tcW w:w="2135" w:type="dxa"/>
            <w:vMerge w:val="restart"/>
          </w:tcPr>
          <w:p w14:paraId="1E6A8E20" w14:textId="6FA1333E" w:rsidR="003F1F8A" w:rsidRPr="001504F8" w:rsidRDefault="003F1F8A" w:rsidP="00D82ACF">
            <w:pPr>
              <w:pStyle w:val="Normal1"/>
              <w:rPr>
                <w:sz w:val="18"/>
                <w:szCs w:val="20"/>
              </w:rPr>
            </w:pPr>
            <w:r w:rsidRPr="001504F8">
              <w:rPr>
                <w:rFonts w:eastAsia="Times New Roman"/>
                <w:color w:val="auto"/>
                <w:sz w:val="18"/>
                <w:szCs w:val="20"/>
              </w:rPr>
              <w:t>Juvenile 3rd day</w:t>
            </w:r>
          </w:p>
        </w:tc>
        <w:tc>
          <w:tcPr>
            <w:tcW w:w="1007" w:type="dxa"/>
          </w:tcPr>
          <w:p w14:paraId="78DB2FFF" w14:textId="1BDF563E" w:rsidR="003F1F8A" w:rsidRPr="001504F8" w:rsidRDefault="003F1F8A" w:rsidP="00D82ACF">
            <w:pPr>
              <w:pStyle w:val="Normal1"/>
              <w:jc w:val="right"/>
              <w:rPr>
                <w:sz w:val="18"/>
                <w:szCs w:val="20"/>
              </w:rPr>
            </w:pPr>
            <w:r w:rsidRPr="001504F8">
              <w:rPr>
                <w:sz w:val="18"/>
                <w:szCs w:val="20"/>
              </w:rPr>
              <w:t>1</w:t>
            </w:r>
          </w:p>
        </w:tc>
        <w:tc>
          <w:tcPr>
            <w:tcW w:w="1183" w:type="dxa"/>
          </w:tcPr>
          <w:p w14:paraId="0BCD49B1" w14:textId="04DCD47E" w:rsidR="003F1F8A" w:rsidRPr="001504F8" w:rsidRDefault="003F1F8A" w:rsidP="00D82ACF">
            <w:pPr>
              <w:pStyle w:val="Normal1"/>
              <w:jc w:val="right"/>
              <w:rPr>
                <w:sz w:val="18"/>
                <w:szCs w:val="20"/>
              </w:rPr>
            </w:pPr>
            <w:r w:rsidRPr="001504F8">
              <w:rPr>
                <w:sz w:val="18"/>
                <w:szCs w:val="20"/>
              </w:rPr>
              <w:t>H-B3-1</w:t>
            </w:r>
          </w:p>
        </w:tc>
        <w:tc>
          <w:tcPr>
            <w:tcW w:w="1184" w:type="dxa"/>
          </w:tcPr>
          <w:p w14:paraId="5D90CF1C" w14:textId="5C6AE0A5" w:rsidR="003F1F8A" w:rsidRPr="001504F8" w:rsidRDefault="003F1F8A" w:rsidP="00D82ACF">
            <w:pPr>
              <w:pStyle w:val="Normal1"/>
              <w:jc w:val="right"/>
              <w:rPr>
                <w:sz w:val="18"/>
                <w:szCs w:val="20"/>
              </w:rPr>
            </w:pPr>
            <w:r w:rsidRPr="001504F8">
              <w:rPr>
                <w:sz w:val="18"/>
                <w:szCs w:val="20"/>
              </w:rPr>
              <w:t>8,360,076</w:t>
            </w:r>
          </w:p>
        </w:tc>
        <w:tc>
          <w:tcPr>
            <w:tcW w:w="1320" w:type="dxa"/>
          </w:tcPr>
          <w:p w14:paraId="17664DC6" w14:textId="6491E413" w:rsidR="003F1F8A" w:rsidRPr="001504F8" w:rsidRDefault="003F1F8A" w:rsidP="006948C4">
            <w:pPr>
              <w:pStyle w:val="Normal1"/>
              <w:jc w:val="right"/>
              <w:rPr>
                <w:sz w:val="18"/>
                <w:szCs w:val="20"/>
              </w:rPr>
            </w:pPr>
            <w:r w:rsidRPr="001504F8">
              <w:rPr>
                <w:sz w:val="18"/>
                <w:szCs w:val="20"/>
              </w:rPr>
              <w:t>SRX2528354</w:t>
            </w:r>
          </w:p>
        </w:tc>
      </w:tr>
      <w:tr w:rsidR="003F1F8A" w:rsidRPr="001504F8" w14:paraId="1CFD59C6" w14:textId="77777777" w:rsidTr="006948C4">
        <w:trPr>
          <w:trHeight w:val="188"/>
        </w:trPr>
        <w:tc>
          <w:tcPr>
            <w:tcW w:w="1096" w:type="dxa"/>
            <w:vMerge/>
          </w:tcPr>
          <w:p w14:paraId="374CDF38" w14:textId="77777777" w:rsidR="003F1F8A" w:rsidRPr="001504F8" w:rsidRDefault="003F1F8A" w:rsidP="00D82ACF">
            <w:pPr>
              <w:pStyle w:val="Normal1"/>
              <w:rPr>
                <w:sz w:val="18"/>
                <w:szCs w:val="20"/>
              </w:rPr>
            </w:pPr>
          </w:p>
        </w:tc>
        <w:tc>
          <w:tcPr>
            <w:tcW w:w="1047" w:type="dxa"/>
            <w:vMerge/>
          </w:tcPr>
          <w:p w14:paraId="2D8FE252" w14:textId="77777777" w:rsidR="003F1F8A" w:rsidRPr="001504F8" w:rsidRDefault="003F1F8A" w:rsidP="00D82ACF">
            <w:pPr>
              <w:pStyle w:val="Normal1"/>
              <w:rPr>
                <w:sz w:val="18"/>
                <w:szCs w:val="20"/>
              </w:rPr>
            </w:pPr>
          </w:p>
        </w:tc>
        <w:tc>
          <w:tcPr>
            <w:tcW w:w="2135" w:type="dxa"/>
            <w:vMerge/>
          </w:tcPr>
          <w:p w14:paraId="1B1C430F" w14:textId="3A496AB8" w:rsidR="003F1F8A" w:rsidRPr="001504F8" w:rsidRDefault="003F1F8A" w:rsidP="00D82ACF">
            <w:pPr>
              <w:pStyle w:val="Normal1"/>
              <w:rPr>
                <w:sz w:val="18"/>
                <w:szCs w:val="20"/>
              </w:rPr>
            </w:pPr>
          </w:p>
        </w:tc>
        <w:tc>
          <w:tcPr>
            <w:tcW w:w="1007" w:type="dxa"/>
          </w:tcPr>
          <w:p w14:paraId="26455684" w14:textId="247CBED6" w:rsidR="003F1F8A" w:rsidRPr="001504F8" w:rsidRDefault="003F1F8A" w:rsidP="00D82ACF">
            <w:pPr>
              <w:pStyle w:val="Normal1"/>
              <w:jc w:val="right"/>
              <w:rPr>
                <w:sz w:val="18"/>
                <w:szCs w:val="20"/>
              </w:rPr>
            </w:pPr>
            <w:r w:rsidRPr="001504F8">
              <w:rPr>
                <w:sz w:val="18"/>
                <w:szCs w:val="20"/>
              </w:rPr>
              <w:t>2</w:t>
            </w:r>
          </w:p>
        </w:tc>
        <w:tc>
          <w:tcPr>
            <w:tcW w:w="1183" w:type="dxa"/>
          </w:tcPr>
          <w:p w14:paraId="4D14C50B" w14:textId="72E8EC57" w:rsidR="003F1F8A" w:rsidRPr="001504F8" w:rsidRDefault="003F1F8A" w:rsidP="00D82ACF">
            <w:pPr>
              <w:pStyle w:val="Normal1"/>
              <w:jc w:val="right"/>
              <w:rPr>
                <w:sz w:val="18"/>
                <w:szCs w:val="20"/>
              </w:rPr>
            </w:pPr>
            <w:r w:rsidRPr="001504F8">
              <w:rPr>
                <w:sz w:val="18"/>
                <w:szCs w:val="20"/>
              </w:rPr>
              <w:t>H-B3-2</w:t>
            </w:r>
          </w:p>
        </w:tc>
        <w:tc>
          <w:tcPr>
            <w:tcW w:w="1184" w:type="dxa"/>
          </w:tcPr>
          <w:p w14:paraId="30D80E97" w14:textId="462C1CF0" w:rsidR="003F1F8A" w:rsidRPr="001504F8" w:rsidRDefault="003F1F8A" w:rsidP="00D82ACF">
            <w:pPr>
              <w:pStyle w:val="Normal1"/>
              <w:jc w:val="right"/>
              <w:rPr>
                <w:sz w:val="18"/>
                <w:szCs w:val="20"/>
              </w:rPr>
            </w:pPr>
            <w:r w:rsidRPr="001504F8">
              <w:rPr>
                <w:sz w:val="18"/>
                <w:szCs w:val="20"/>
              </w:rPr>
              <w:t>6,542,790</w:t>
            </w:r>
          </w:p>
        </w:tc>
        <w:tc>
          <w:tcPr>
            <w:tcW w:w="1320" w:type="dxa"/>
          </w:tcPr>
          <w:p w14:paraId="6BB4774B" w14:textId="4BE7A28A" w:rsidR="003F1F8A" w:rsidRPr="001504F8" w:rsidRDefault="003F1F8A" w:rsidP="006948C4">
            <w:pPr>
              <w:pStyle w:val="Normal1"/>
              <w:jc w:val="right"/>
              <w:rPr>
                <w:sz w:val="18"/>
                <w:szCs w:val="20"/>
              </w:rPr>
            </w:pPr>
            <w:r w:rsidRPr="001504F8">
              <w:rPr>
                <w:sz w:val="18"/>
                <w:szCs w:val="20"/>
              </w:rPr>
              <w:t>SRX2528355</w:t>
            </w:r>
          </w:p>
        </w:tc>
      </w:tr>
      <w:tr w:rsidR="003F1F8A" w:rsidRPr="001504F8" w14:paraId="1A872661" w14:textId="77777777" w:rsidTr="006948C4">
        <w:trPr>
          <w:trHeight w:val="188"/>
        </w:trPr>
        <w:tc>
          <w:tcPr>
            <w:tcW w:w="1096" w:type="dxa"/>
            <w:vMerge/>
          </w:tcPr>
          <w:p w14:paraId="6227B417" w14:textId="77777777" w:rsidR="003F1F8A" w:rsidRPr="001504F8" w:rsidRDefault="003F1F8A" w:rsidP="00D82ACF">
            <w:pPr>
              <w:pStyle w:val="Normal1"/>
              <w:rPr>
                <w:sz w:val="18"/>
                <w:szCs w:val="20"/>
              </w:rPr>
            </w:pPr>
          </w:p>
        </w:tc>
        <w:tc>
          <w:tcPr>
            <w:tcW w:w="1047" w:type="dxa"/>
            <w:vMerge/>
          </w:tcPr>
          <w:p w14:paraId="4B3CE751" w14:textId="77777777" w:rsidR="003F1F8A" w:rsidRPr="001504F8" w:rsidRDefault="003F1F8A" w:rsidP="00D82ACF">
            <w:pPr>
              <w:pStyle w:val="Normal1"/>
              <w:rPr>
                <w:sz w:val="18"/>
                <w:szCs w:val="20"/>
              </w:rPr>
            </w:pPr>
          </w:p>
        </w:tc>
        <w:tc>
          <w:tcPr>
            <w:tcW w:w="2135" w:type="dxa"/>
            <w:vMerge/>
          </w:tcPr>
          <w:p w14:paraId="2834CE2B" w14:textId="03EA3697" w:rsidR="003F1F8A" w:rsidRPr="001504F8" w:rsidRDefault="003F1F8A" w:rsidP="00D82ACF">
            <w:pPr>
              <w:pStyle w:val="Normal1"/>
              <w:rPr>
                <w:sz w:val="18"/>
                <w:szCs w:val="20"/>
              </w:rPr>
            </w:pPr>
          </w:p>
        </w:tc>
        <w:tc>
          <w:tcPr>
            <w:tcW w:w="1007" w:type="dxa"/>
          </w:tcPr>
          <w:p w14:paraId="0CD60C1C" w14:textId="254B95C7" w:rsidR="003F1F8A" w:rsidRPr="001504F8" w:rsidRDefault="003F1F8A" w:rsidP="00D82ACF">
            <w:pPr>
              <w:pStyle w:val="Normal1"/>
              <w:jc w:val="right"/>
              <w:rPr>
                <w:sz w:val="18"/>
                <w:szCs w:val="20"/>
              </w:rPr>
            </w:pPr>
            <w:r w:rsidRPr="001504F8">
              <w:rPr>
                <w:sz w:val="18"/>
                <w:szCs w:val="20"/>
              </w:rPr>
              <w:t>3</w:t>
            </w:r>
          </w:p>
        </w:tc>
        <w:tc>
          <w:tcPr>
            <w:tcW w:w="1183" w:type="dxa"/>
          </w:tcPr>
          <w:p w14:paraId="0A9B4267" w14:textId="5F385B9A" w:rsidR="003F1F8A" w:rsidRPr="001504F8" w:rsidRDefault="003F1F8A" w:rsidP="00D82ACF">
            <w:pPr>
              <w:pStyle w:val="Normal1"/>
              <w:jc w:val="right"/>
              <w:rPr>
                <w:sz w:val="18"/>
                <w:szCs w:val="20"/>
              </w:rPr>
            </w:pPr>
            <w:r w:rsidRPr="001504F8">
              <w:rPr>
                <w:sz w:val="18"/>
                <w:szCs w:val="20"/>
              </w:rPr>
              <w:t>H-B3-3</w:t>
            </w:r>
          </w:p>
        </w:tc>
        <w:tc>
          <w:tcPr>
            <w:tcW w:w="1184" w:type="dxa"/>
          </w:tcPr>
          <w:p w14:paraId="014F0DB0" w14:textId="25CA5249" w:rsidR="003F1F8A" w:rsidRPr="001504F8" w:rsidRDefault="003F1F8A" w:rsidP="00D82ACF">
            <w:pPr>
              <w:pStyle w:val="Normal1"/>
              <w:jc w:val="right"/>
              <w:rPr>
                <w:sz w:val="18"/>
                <w:szCs w:val="20"/>
              </w:rPr>
            </w:pPr>
            <w:r w:rsidRPr="001504F8">
              <w:rPr>
                <w:sz w:val="18"/>
                <w:szCs w:val="20"/>
              </w:rPr>
              <w:t>9,775,113</w:t>
            </w:r>
          </w:p>
        </w:tc>
        <w:tc>
          <w:tcPr>
            <w:tcW w:w="1320" w:type="dxa"/>
          </w:tcPr>
          <w:p w14:paraId="50CCC91E" w14:textId="105368B8" w:rsidR="003F1F8A" w:rsidRPr="001504F8" w:rsidRDefault="003F1F8A" w:rsidP="006948C4">
            <w:pPr>
              <w:pStyle w:val="Normal1"/>
              <w:jc w:val="right"/>
              <w:rPr>
                <w:sz w:val="18"/>
                <w:szCs w:val="20"/>
              </w:rPr>
            </w:pPr>
            <w:r w:rsidRPr="001504F8">
              <w:rPr>
                <w:sz w:val="18"/>
                <w:szCs w:val="20"/>
              </w:rPr>
              <w:t>SRX2528356</w:t>
            </w:r>
          </w:p>
        </w:tc>
      </w:tr>
      <w:tr w:rsidR="003F1F8A" w:rsidRPr="001504F8" w14:paraId="4CCA4BAA" w14:textId="77777777" w:rsidTr="006948C4">
        <w:trPr>
          <w:trHeight w:val="188"/>
        </w:trPr>
        <w:tc>
          <w:tcPr>
            <w:tcW w:w="1096" w:type="dxa"/>
            <w:vMerge/>
          </w:tcPr>
          <w:p w14:paraId="30A28311" w14:textId="77777777" w:rsidR="003F1F8A" w:rsidRPr="001504F8" w:rsidRDefault="003F1F8A" w:rsidP="00D82ACF">
            <w:pPr>
              <w:pStyle w:val="Normal1"/>
              <w:rPr>
                <w:sz w:val="18"/>
                <w:szCs w:val="20"/>
              </w:rPr>
            </w:pPr>
          </w:p>
        </w:tc>
        <w:tc>
          <w:tcPr>
            <w:tcW w:w="1047" w:type="dxa"/>
            <w:vMerge/>
          </w:tcPr>
          <w:p w14:paraId="0B93C4B0" w14:textId="77777777" w:rsidR="003F1F8A" w:rsidRPr="001504F8" w:rsidRDefault="003F1F8A" w:rsidP="00D82ACF">
            <w:pPr>
              <w:pStyle w:val="Normal1"/>
              <w:rPr>
                <w:sz w:val="18"/>
                <w:szCs w:val="20"/>
              </w:rPr>
            </w:pPr>
          </w:p>
        </w:tc>
        <w:tc>
          <w:tcPr>
            <w:tcW w:w="2135" w:type="dxa"/>
            <w:vMerge w:val="restart"/>
          </w:tcPr>
          <w:p w14:paraId="658ADF31" w14:textId="1FD7D4D4" w:rsidR="003F1F8A" w:rsidRPr="001504F8" w:rsidRDefault="003F1F8A" w:rsidP="00D82ACF">
            <w:pPr>
              <w:pStyle w:val="Normal1"/>
              <w:rPr>
                <w:sz w:val="18"/>
                <w:szCs w:val="20"/>
              </w:rPr>
            </w:pPr>
            <w:r w:rsidRPr="001504F8">
              <w:rPr>
                <w:rFonts w:eastAsia="Times New Roman"/>
                <w:color w:val="auto"/>
                <w:sz w:val="18"/>
                <w:szCs w:val="20"/>
              </w:rPr>
              <w:t>Juvenile 4th day</w:t>
            </w:r>
          </w:p>
        </w:tc>
        <w:tc>
          <w:tcPr>
            <w:tcW w:w="1007" w:type="dxa"/>
          </w:tcPr>
          <w:p w14:paraId="1BA14799" w14:textId="0C5726DA" w:rsidR="003F1F8A" w:rsidRPr="001504F8" w:rsidRDefault="003F1F8A" w:rsidP="00D82ACF">
            <w:pPr>
              <w:pStyle w:val="Normal1"/>
              <w:jc w:val="right"/>
              <w:rPr>
                <w:sz w:val="18"/>
                <w:szCs w:val="20"/>
              </w:rPr>
            </w:pPr>
            <w:r w:rsidRPr="001504F8">
              <w:rPr>
                <w:sz w:val="18"/>
                <w:szCs w:val="20"/>
              </w:rPr>
              <w:t>1</w:t>
            </w:r>
          </w:p>
        </w:tc>
        <w:tc>
          <w:tcPr>
            <w:tcW w:w="1183" w:type="dxa"/>
          </w:tcPr>
          <w:p w14:paraId="15448889" w14:textId="3E28F9C7" w:rsidR="003F1F8A" w:rsidRPr="001504F8" w:rsidRDefault="003F1F8A" w:rsidP="00D82ACF">
            <w:pPr>
              <w:pStyle w:val="Normal1"/>
              <w:jc w:val="right"/>
              <w:rPr>
                <w:sz w:val="18"/>
                <w:szCs w:val="20"/>
              </w:rPr>
            </w:pPr>
            <w:r w:rsidRPr="001504F8">
              <w:rPr>
                <w:sz w:val="18"/>
                <w:szCs w:val="20"/>
              </w:rPr>
              <w:t>H-B4-1</w:t>
            </w:r>
          </w:p>
        </w:tc>
        <w:tc>
          <w:tcPr>
            <w:tcW w:w="1184" w:type="dxa"/>
          </w:tcPr>
          <w:p w14:paraId="01369BFB" w14:textId="2C7C04B4" w:rsidR="003F1F8A" w:rsidRPr="001504F8" w:rsidRDefault="003F1F8A" w:rsidP="00D82ACF">
            <w:pPr>
              <w:pStyle w:val="Normal1"/>
              <w:jc w:val="right"/>
              <w:rPr>
                <w:sz w:val="18"/>
                <w:szCs w:val="20"/>
              </w:rPr>
            </w:pPr>
            <w:r w:rsidRPr="001504F8">
              <w:rPr>
                <w:sz w:val="18"/>
                <w:szCs w:val="20"/>
              </w:rPr>
              <w:t>9,824,335</w:t>
            </w:r>
          </w:p>
        </w:tc>
        <w:tc>
          <w:tcPr>
            <w:tcW w:w="1320" w:type="dxa"/>
          </w:tcPr>
          <w:p w14:paraId="270AA61B" w14:textId="6AE5137D" w:rsidR="003F1F8A" w:rsidRPr="001504F8" w:rsidRDefault="003F1F8A" w:rsidP="006948C4">
            <w:pPr>
              <w:pStyle w:val="Normal1"/>
              <w:jc w:val="right"/>
              <w:rPr>
                <w:sz w:val="18"/>
                <w:szCs w:val="20"/>
              </w:rPr>
            </w:pPr>
            <w:r w:rsidRPr="001504F8">
              <w:rPr>
                <w:sz w:val="18"/>
                <w:szCs w:val="20"/>
              </w:rPr>
              <w:t>SRX2528357</w:t>
            </w:r>
          </w:p>
        </w:tc>
      </w:tr>
      <w:tr w:rsidR="003F1F8A" w:rsidRPr="001504F8" w14:paraId="5D45D196" w14:textId="77777777" w:rsidTr="006948C4">
        <w:trPr>
          <w:trHeight w:val="188"/>
        </w:trPr>
        <w:tc>
          <w:tcPr>
            <w:tcW w:w="1096" w:type="dxa"/>
            <w:vMerge/>
          </w:tcPr>
          <w:p w14:paraId="040D6018" w14:textId="77777777" w:rsidR="003F1F8A" w:rsidRPr="001504F8" w:rsidRDefault="003F1F8A" w:rsidP="00D82ACF">
            <w:pPr>
              <w:pStyle w:val="Normal1"/>
              <w:rPr>
                <w:sz w:val="18"/>
                <w:szCs w:val="20"/>
              </w:rPr>
            </w:pPr>
          </w:p>
        </w:tc>
        <w:tc>
          <w:tcPr>
            <w:tcW w:w="1047" w:type="dxa"/>
            <w:vMerge/>
          </w:tcPr>
          <w:p w14:paraId="31606D98" w14:textId="77777777" w:rsidR="003F1F8A" w:rsidRPr="001504F8" w:rsidRDefault="003F1F8A" w:rsidP="00D82ACF">
            <w:pPr>
              <w:pStyle w:val="Normal1"/>
              <w:rPr>
                <w:sz w:val="18"/>
                <w:szCs w:val="20"/>
              </w:rPr>
            </w:pPr>
          </w:p>
        </w:tc>
        <w:tc>
          <w:tcPr>
            <w:tcW w:w="2135" w:type="dxa"/>
            <w:vMerge/>
          </w:tcPr>
          <w:p w14:paraId="102C1904" w14:textId="3EED519B" w:rsidR="003F1F8A" w:rsidRPr="001504F8" w:rsidRDefault="003F1F8A" w:rsidP="00D82ACF">
            <w:pPr>
              <w:pStyle w:val="Normal1"/>
              <w:rPr>
                <w:sz w:val="18"/>
                <w:szCs w:val="20"/>
              </w:rPr>
            </w:pPr>
          </w:p>
        </w:tc>
        <w:tc>
          <w:tcPr>
            <w:tcW w:w="1007" w:type="dxa"/>
          </w:tcPr>
          <w:p w14:paraId="06C86CF2" w14:textId="1698051A" w:rsidR="003F1F8A" w:rsidRPr="001504F8" w:rsidRDefault="003F1F8A" w:rsidP="00D82ACF">
            <w:pPr>
              <w:pStyle w:val="Normal1"/>
              <w:jc w:val="right"/>
              <w:rPr>
                <w:sz w:val="18"/>
                <w:szCs w:val="20"/>
              </w:rPr>
            </w:pPr>
            <w:r w:rsidRPr="001504F8">
              <w:rPr>
                <w:sz w:val="18"/>
                <w:szCs w:val="20"/>
              </w:rPr>
              <w:t>2</w:t>
            </w:r>
          </w:p>
        </w:tc>
        <w:tc>
          <w:tcPr>
            <w:tcW w:w="1183" w:type="dxa"/>
          </w:tcPr>
          <w:p w14:paraId="5208461F" w14:textId="553537C6" w:rsidR="003F1F8A" w:rsidRPr="001504F8" w:rsidRDefault="003F1F8A" w:rsidP="00D82ACF">
            <w:pPr>
              <w:pStyle w:val="Normal1"/>
              <w:jc w:val="right"/>
              <w:rPr>
                <w:sz w:val="18"/>
                <w:szCs w:val="20"/>
              </w:rPr>
            </w:pPr>
            <w:r w:rsidRPr="001504F8">
              <w:rPr>
                <w:sz w:val="18"/>
                <w:szCs w:val="20"/>
              </w:rPr>
              <w:t>H-B4-2</w:t>
            </w:r>
          </w:p>
        </w:tc>
        <w:tc>
          <w:tcPr>
            <w:tcW w:w="1184" w:type="dxa"/>
          </w:tcPr>
          <w:p w14:paraId="2276F4AC" w14:textId="10F1623B" w:rsidR="003F1F8A" w:rsidRPr="001504F8" w:rsidRDefault="003F1F8A" w:rsidP="00D82ACF">
            <w:pPr>
              <w:pStyle w:val="Normal1"/>
              <w:jc w:val="right"/>
              <w:rPr>
                <w:sz w:val="18"/>
                <w:szCs w:val="20"/>
              </w:rPr>
            </w:pPr>
            <w:r w:rsidRPr="001504F8">
              <w:rPr>
                <w:sz w:val="18"/>
                <w:szCs w:val="20"/>
              </w:rPr>
              <w:t>16,666,875</w:t>
            </w:r>
          </w:p>
        </w:tc>
        <w:tc>
          <w:tcPr>
            <w:tcW w:w="1320" w:type="dxa"/>
          </w:tcPr>
          <w:p w14:paraId="4895230E" w14:textId="71298889" w:rsidR="003F1F8A" w:rsidRPr="001504F8" w:rsidRDefault="003F1F8A" w:rsidP="006948C4">
            <w:pPr>
              <w:pStyle w:val="Normal1"/>
              <w:jc w:val="right"/>
              <w:rPr>
                <w:sz w:val="18"/>
                <w:szCs w:val="20"/>
              </w:rPr>
            </w:pPr>
            <w:r w:rsidRPr="001504F8">
              <w:rPr>
                <w:sz w:val="18"/>
                <w:szCs w:val="20"/>
              </w:rPr>
              <w:t>SRX2528358</w:t>
            </w:r>
          </w:p>
        </w:tc>
      </w:tr>
      <w:tr w:rsidR="003F1F8A" w:rsidRPr="001504F8" w14:paraId="407F36CC" w14:textId="77777777" w:rsidTr="006948C4">
        <w:trPr>
          <w:trHeight w:val="188"/>
        </w:trPr>
        <w:tc>
          <w:tcPr>
            <w:tcW w:w="1096" w:type="dxa"/>
            <w:vMerge/>
          </w:tcPr>
          <w:p w14:paraId="656A71AE" w14:textId="77777777" w:rsidR="003F1F8A" w:rsidRPr="001504F8" w:rsidRDefault="003F1F8A" w:rsidP="00D82ACF">
            <w:pPr>
              <w:pStyle w:val="Normal1"/>
              <w:rPr>
                <w:sz w:val="18"/>
                <w:szCs w:val="20"/>
              </w:rPr>
            </w:pPr>
          </w:p>
        </w:tc>
        <w:tc>
          <w:tcPr>
            <w:tcW w:w="1047" w:type="dxa"/>
            <w:vMerge/>
          </w:tcPr>
          <w:p w14:paraId="05830C40" w14:textId="77777777" w:rsidR="003F1F8A" w:rsidRPr="001504F8" w:rsidRDefault="003F1F8A" w:rsidP="00D82ACF">
            <w:pPr>
              <w:pStyle w:val="Normal1"/>
              <w:rPr>
                <w:sz w:val="18"/>
                <w:szCs w:val="20"/>
              </w:rPr>
            </w:pPr>
          </w:p>
        </w:tc>
        <w:tc>
          <w:tcPr>
            <w:tcW w:w="2135" w:type="dxa"/>
            <w:vMerge/>
          </w:tcPr>
          <w:p w14:paraId="3F9812ED" w14:textId="5B59223B" w:rsidR="003F1F8A" w:rsidRPr="001504F8" w:rsidRDefault="003F1F8A" w:rsidP="00D82ACF">
            <w:pPr>
              <w:pStyle w:val="Normal1"/>
              <w:rPr>
                <w:sz w:val="18"/>
                <w:szCs w:val="20"/>
              </w:rPr>
            </w:pPr>
          </w:p>
        </w:tc>
        <w:tc>
          <w:tcPr>
            <w:tcW w:w="1007" w:type="dxa"/>
          </w:tcPr>
          <w:p w14:paraId="481AEB75" w14:textId="1B2D7066" w:rsidR="003F1F8A" w:rsidRPr="001504F8" w:rsidRDefault="003F1F8A" w:rsidP="00D82ACF">
            <w:pPr>
              <w:pStyle w:val="Normal1"/>
              <w:jc w:val="right"/>
              <w:rPr>
                <w:sz w:val="18"/>
                <w:szCs w:val="20"/>
              </w:rPr>
            </w:pPr>
            <w:r w:rsidRPr="001504F8">
              <w:rPr>
                <w:sz w:val="18"/>
                <w:szCs w:val="20"/>
              </w:rPr>
              <w:t>3</w:t>
            </w:r>
          </w:p>
        </w:tc>
        <w:tc>
          <w:tcPr>
            <w:tcW w:w="1183" w:type="dxa"/>
          </w:tcPr>
          <w:p w14:paraId="4BC7CDC8" w14:textId="08B60E59" w:rsidR="003F1F8A" w:rsidRPr="001504F8" w:rsidRDefault="003F1F8A" w:rsidP="00D82ACF">
            <w:pPr>
              <w:pStyle w:val="Normal1"/>
              <w:jc w:val="right"/>
              <w:rPr>
                <w:sz w:val="18"/>
                <w:szCs w:val="20"/>
              </w:rPr>
            </w:pPr>
            <w:r w:rsidRPr="001504F8">
              <w:rPr>
                <w:sz w:val="18"/>
                <w:szCs w:val="20"/>
              </w:rPr>
              <w:t>H-B4-3</w:t>
            </w:r>
          </w:p>
        </w:tc>
        <w:tc>
          <w:tcPr>
            <w:tcW w:w="1184" w:type="dxa"/>
          </w:tcPr>
          <w:p w14:paraId="4B2E492C" w14:textId="74C6E31A" w:rsidR="003F1F8A" w:rsidRPr="001504F8" w:rsidRDefault="003F1F8A" w:rsidP="00D82ACF">
            <w:pPr>
              <w:pStyle w:val="Normal1"/>
              <w:jc w:val="right"/>
              <w:rPr>
                <w:sz w:val="18"/>
                <w:szCs w:val="20"/>
              </w:rPr>
            </w:pPr>
            <w:r w:rsidRPr="001504F8">
              <w:rPr>
                <w:sz w:val="18"/>
                <w:szCs w:val="20"/>
              </w:rPr>
              <w:t>15,995,271</w:t>
            </w:r>
          </w:p>
        </w:tc>
        <w:tc>
          <w:tcPr>
            <w:tcW w:w="1320" w:type="dxa"/>
          </w:tcPr>
          <w:p w14:paraId="49B9FCD1" w14:textId="6167DFC9" w:rsidR="003F1F8A" w:rsidRPr="001504F8" w:rsidRDefault="003F1F8A" w:rsidP="006948C4">
            <w:pPr>
              <w:pStyle w:val="Normal1"/>
              <w:jc w:val="right"/>
              <w:rPr>
                <w:sz w:val="18"/>
                <w:szCs w:val="20"/>
              </w:rPr>
            </w:pPr>
            <w:r w:rsidRPr="001504F8">
              <w:rPr>
                <w:sz w:val="18"/>
                <w:szCs w:val="20"/>
              </w:rPr>
              <w:t>SRX2528359</w:t>
            </w:r>
          </w:p>
        </w:tc>
      </w:tr>
      <w:tr w:rsidR="003F1F8A" w:rsidRPr="001504F8" w14:paraId="0E580318" w14:textId="77777777" w:rsidTr="006948C4">
        <w:trPr>
          <w:trHeight w:val="188"/>
        </w:trPr>
        <w:tc>
          <w:tcPr>
            <w:tcW w:w="1096" w:type="dxa"/>
            <w:vMerge/>
          </w:tcPr>
          <w:p w14:paraId="186F46F8" w14:textId="77777777" w:rsidR="003F1F8A" w:rsidRPr="001504F8" w:rsidRDefault="003F1F8A" w:rsidP="00D82ACF">
            <w:pPr>
              <w:pStyle w:val="Normal1"/>
              <w:rPr>
                <w:sz w:val="18"/>
                <w:szCs w:val="20"/>
              </w:rPr>
            </w:pPr>
          </w:p>
        </w:tc>
        <w:tc>
          <w:tcPr>
            <w:tcW w:w="1047" w:type="dxa"/>
            <w:vMerge/>
          </w:tcPr>
          <w:p w14:paraId="49D8756A" w14:textId="77777777" w:rsidR="003F1F8A" w:rsidRPr="001504F8" w:rsidRDefault="003F1F8A" w:rsidP="00D82ACF">
            <w:pPr>
              <w:pStyle w:val="Normal1"/>
              <w:rPr>
                <w:sz w:val="18"/>
                <w:szCs w:val="20"/>
              </w:rPr>
            </w:pPr>
          </w:p>
        </w:tc>
        <w:tc>
          <w:tcPr>
            <w:tcW w:w="2135" w:type="dxa"/>
            <w:vMerge w:val="restart"/>
          </w:tcPr>
          <w:p w14:paraId="000245A8" w14:textId="7582AA44" w:rsidR="003F1F8A" w:rsidRPr="001504F8" w:rsidRDefault="003F1F8A" w:rsidP="00D82ACF">
            <w:pPr>
              <w:pStyle w:val="Normal1"/>
              <w:rPr>
                <w:sz w:val="18"/>
                <w:szCs w:val="20"/>
              </w:rPr>
            </w:pPr>
            <w:r w:rsidRPr="001504F8">
              <w:rPr>
                <w:rFonts w:eastAsia="Times New Roman"/>
                <w:color w:val="auto"/>
                <w:sz w:val="18"/>
                <w:szCs w:val="20"/>
              </w:rPr>
              <w:t>Juvenile 5th day</w:t>
            </w:r>
          </w:p>
        </w:tc>
        <w:tc>
          <w:tcPr>
            <w:tcW w:w="1007" w:type="dxa"/>
          </w:tcPr>
          <w:p w14:paraId="7236DBED" w14:textId="11D96380" w:rsidR="003F1F8A" w:rsidRPr="001504F8" w:rsidRDefault="003F1F8A" w:rsidP="00D82ACF">
            <w:pPr>
              <w:pStyle w:val="Normal1"/>
              <w:jc w:val="right"/>
              <w:rPr>
                <w:sz w:val="18"/>
                <w:szCs w:val="20"/>
              </w:rPr>
            </w:pPr>
            <w:r w:rsidRPr="001504F8">
              <w:rPr>
                <w:sz w:val="18"/>
                <w:szCs w:val="20"/>
              </w:rPr>
              <w:t>1</w:t>
            </w:r>
          </w:p>
        </w:tc>
        <w:tc>
          <w:tcPr>
            <w:tcW w:w="1183" w:type="dxa"/>
          </w:tcPr>
          <w:p w14:paraId="3D9FFF25" w14:textId="6EDEDDCB" w:rsidR="003F1F8A" w:rsidRPr="001504F8" w:rsidRDefault="003F1F8A" w:rsidP="00D82ACF">
            <w:pPr>
              <w:pStyle w:val="Normal1"/>
              <w:jc w:val="right"/>
              <w:rPr>
                <w:sz w:val="18"/>
                <w:szCs w:val="20"/>
              </w:rPr>
            </w:pPr>
            <w:r w:rsidRPr="001504F8">
              <w:rPr>
                <w:sz w:val="18"/>
                <w:szCs w:val="20"/>
              </w:rPr>
              <w:t>H-B5-1</w:t>
            </w:r>
          </w:p>
        </w:tc>
        <w:tc>
          <w:tcPr>
            <w:tcW w:w="1184" w:type="dxa"/>
          </w:tcPr>
          <w:p w14:paraId="3E0C135F" w14:textId="7180B2B9" w:rsidR="003F1F8A" w:rsidRPr="001504F8" w:rsidRDefault="003F1F8A" w:rsidP="00D82ACF">
            <w:pPr>
              <w:pStyle w:val="Normal1"/>
              <w:jc w:val="right"/>
              <w:rPr>
                <w:sz w:val="18"/>
                <w:szCs w:val="20"/>
              </w:rPr>
            </w:pPr>
            <w:r w:rsidRPr="001504F8">
              <w:rPr>
                <w:sz w:val="18"/>
                <w:szCs w:val="20"/>
              </w:rPr>
              <w:t>6,928,823</w:t>
            </w:r>
          </w:p>
        </w:tc>
        <w:tc>
          <w:tcPr>
            <w:tcW w:w="1320" w:type="dxa"/>
          </w:tcPr>
          <w:p w14:paraId="704FF0AF" w14:textId="69011123" w:rsidR="003F1F8A" w:rsidRPr="001504F8" w:rsidRDefault="003F1F8A" w:rsidP="006948C4">
            <w:pPr>
              <w:pStyle w:val="Normal1"/>
              <w:jc w:val="right"/>
              <w:rPr>
                <w:sz w:val="18"/>
                <w:szCs w:val="20"/>
              </w:rPr>
            </w:pPr>
            <w:r w:rsidRPr="001504F8">
              <w:rPr>
                <w:sz w:val="18"/>
                <w:szCs w:val="20"/>
              </w:rPr>
              <w:t>SRX2528360</w:t>
            </w:r>
          </w:p>
        </w:tc>
      </w:tr>
      <w:tr w:rsidR="003F1F8A" w:rsidRPr="001504F8" w14:paraId="2E158FCF" w14:textId="77777777" w:rsidTr="006948C4">
        <w:trPr>
          <w:trHeight w:val="188"/>
        </w:trPr>
        <w:tc>
          <w:tcPr>
            <w:tcW w:w="1096" w:type="dxa"/>
            <w:vMerge/>
          </w:tcPr>
          <w:p w14:paraId="6BC2D86F" w14:textId="77777777" w:rsidR="003F1F8A" w:rsidRPr="001504F8" w:rsidRDefault="003F1F8A" w:rsidP="00D82ACF">
            <w:pPr>
              <w:pStyle w:val="Normal1"/>
              <w:rPr>
                <w:sz w:val="18"/>
                <w:szCs w:val="20"/>
              </w:rPr>
            </w:pPr>
          </w:p>
        </w:tc>
        <w:tc>
          <w:tcPr>
            <w:tcW w:w="1047" w:type="dxa"/>
            <w:vMerge/>
          </w:tcPr>
          <w:p w14:paraId="4BC49CA5" w14:textId="77777777" w:rsidR="003F1F8A" w:rsidRPr="001504F8" w:rsidRDefault="003F1F8A" w:rsidP="00D82ACF">
            <w:pPr>
              <w:pStyle w:val="Normal1"/>
              <w:rPr>
                <w:sz w:val="18"/>
                <w:szCs w:val="20"/>
              </w:rPr>
            </w:pPr>
          </w:p>
        </w:tc>
        <w:tc>
          <w:tcPr>
            <w:tcW w:w="2135" w:type="dxa"/>
            <w:vMerge/>
          </w:tcPr>
          <w:p w14:paraId="2CF6082C" w14:textId="101D369B" w:rsidR="003F1F8A" w:rsidRPr="001504F8" w:rsidRDefault="003F1F8A" w:rsidP="00D82ACF">
            <w:pPr>
              <w:pStyle w:val="Normal1"/>
              <w:rPr>
                <w:sz w:val="18"/>
                <w:szCs w:val="20"/>
              </w:rPr>
            </w:pPr>
          </w:p>
        </w:tc>
        <w:tc>
          <w:tcPr>
            <w:tcW w:w="1007" w:type="dxa"/>
          </w:tcPr>
          <w:p w14:paraId="75A43E8C" w14:textId="0EB96E98" w:rsidR="003F1F8A" w:rsidRPr="001504F8" w:rsidRDefault="003F1F8A" w:rsidP="00D82ACF">
            <w:pPr>
              <w:pStyle w:val="Normal1"/>
              <w:jc w:val="right"/>
              <w:rPr>
                <w:sz w:val="18"/>
                <w:szCs w:val="20"/>
              </w:rPr>
            </w:pPr>
            <w:r w:rsidRPr="001504F8">
              <w:rPr>
                <w:sz w:val="18"/>
                <w:szCs w:val="20"/>
              </w:rPr>
              <w:t>2</w:t>
            </w:r>
          </w:p>
        </w:tc>
        <w:tc>
          <w:tcPr>
            <w:tcW w:w="1183" w:type="dxa"/>
          </w:tcPr>
          <w:p w14:paraId="39007466" w14:textId="6CE57A98" w:rsidR="003F1F8A" w:rsidRPr="001504F8" w:rsidRDefault="003F1F8A" w:rsidP="00D82ACF">
            <w:pPr>
              <w:pStyle w:val="Normal1"/>
              <w:jc w:val="right"/>
              <w:rPr>
                <w:sz w:val="18"/>
                <w:szCs w:val="20"/>
              </w:rPr>
            </w:pPr>
            <w:r w:rsidRPr="001504F8">
              <w:rPr>
                <w:sz w:val="18"/>
                <w:szCs w:val="20"/>
              </w:rPr>
              <w:t>H-B5-2</w:t>
            </w:r>
          </w:p>
        </w:tc>
        <w:tc>
          <w:tcPr>
            <w:tcW w:w="1184" w:type="dxa"/>
          </w:tcPr>
          <w:p w14:paraId="617E4A7D" w14:textId="4D065692" w:rsidR="003F1F8A" w:rsidRPr="001504F8" w:rsidRDefault="003F1F8A" w:rsidP="00D82ACF">
            <w:pPr>
              <w:pStyle w:val="Normal1"/>
              <w:jc w:val="right"/>
              <w:rPr>
                <w:sz w:val="18"/>
                <w:szCs w:val="20"/>
              </w:rPr>
            </w:pPr>
            <w:r w:rsidRPr="001504F8">
              <w:rPr>
                <w:sz w:val="18"/>
                <w:szCs w:val="20"/>
              </w:rPr>
              <w:t>8,857,975</w:t>
            </w:r>
          </w:p>
        </w:tc>
        <w:tc>
          <w:tcPr>
            <w:tcW w:w="1320" w:type="dxa"/>
          </w:tcPr>
          <w:p w14:paraId="44FC8AA8" w14:textId="68FB53DD" w:rsidR="003F1F8A" w:rsidRPr="001504F8" w:rsidRDefault="003F1F8A" w:rsidP="006948C4">
            <w:pPr>
              <w:pStyle w:val="Normal1"/>
              <w:jc w:val="right"/>
              <w:rPr>
                <w:sz w:val="18"/>
                <w:szCs w:val="20"/>
              </w:rPr>
            </w:pPr>
            <w:r w:rsidRPr="001504F8">
              <w:rPr>
                <w:sz w:val="18"/>
                <w:szCs w:val="20"/>
              </w:rPr>
              <w:t>SRX2528361</w:t>
            </w:r>
          </w:p>
        </w:tc>
      </w:tr>
      <w:tr w:rsidR="003F1F8A" w:rsidRPr="001504F8" w14:paraId="7EDD01FD" w14:textId="77777777" w:rsidTr="006948C4">
        <w:trPr>
          <w:trHeight w:val="188"/>
        </w:trPr>
        <w:tc>
          <w:tcPr>
            <w:tcW w:w="1096" w:type="dxa"/>
            <w:vMerge/>
          </w:tcPr>
          <w:p w14:paraId="6EA54081" w14:textId="77777777" w:rsidR="003F1F8A" w:rsidRPr="001504F8" w:rsidRDefault="003F1F8A" w:rsidP="003F1F8A">
            <w:pPr>
              <w:pStyle w:val="Normal1"/>
              <w:rPr>
                <w:sz w:val="18"/>
                <w:szCs w:val="20"/>
              </w:rPr>
            </w:pPr>
          </w:p>
        </w:tc>
        <w:tc>
          <w:tcPr>
            <w:tcW w:w="1047" w:type="dxa"/>
            <w:vMerge/>
          </w:tcPr>
          <w:p w14:paraId="1233C418" w14:textId="77777777" w:rsidR="003F1F8A" w:rsidRPr="001504F8" w:rsidRDefault="003F1F8A" w:rsidP="003F1F8A">
            <w:pPr>
              <w:pStyle w:val="Normal1"/>
              <w:rPr>
                <w:sz w:val="18"/>
                <w:szCs w:val="20"/>
              </w:rPr>
            </w:pPr>
          </w:p>
        </w:tc>
        <w:tc>
          <w:tcPr>
            <w:tcW w:w="2135" w:type="dxa"/>
            <w:vMerge/>
          </w:tcPr>
          <w:p w14:paraId="54A88328" w14:textId="50BA3298" w:rsidR="003F1F8A" w:rsidRPr="001504F8" w:rsidRDefault="003F1F8A" w:rsidP="003F1F8A">
            <w:pPr>
              <w:pStyle w:val="Normal1"/>
              <w:rPr>
                <w:sz w:val="18"/>
                <w:szCs w:val="20"/>
              </w:rPr>
            </w:pPr>
          </w:p>
        </w:tc>
        <w:tc>
          <w:tcPr>
            <w:tcW w:w="1007" w:type="dxa"/>
          </w:tcPr>
          <w:p w14:paraId="5FBC7DC1" w14:textId="4136A262" w:rsidR="003F1F8A" w:rsidRPr="001504F8" w:rsidRDefault="003F1F8A" w:rsidP="003F1F8A">
            <w:pPr>
              <w:pStyle w:val="Normal1"/>
              <w:jc w:val="right"/>
              <w:rPr>
                <w:sz w:val="18"/>
                <w:szCs w:val="20"/>
              </w:rPr>
            </w:pPr>
            <w:r w:rsidRPr="001504F8">
              <w:rPr>
                <w:sz w:val="18"/>
                <w:szCs w:val="20"/>
              </w:rPr>
              <w:t>3</w:t>
            </w:r>
          </w:p>
        </w:tc>
        <w:tc>
          <w:tcPr>
            <w:tcW w:w="1183" w:type="dxa"/>
          </w:tcPr>
          <w:p w14:paraId="5D31485A" w14:textId="67262B67" w:rsidR="003F1F8A" w:rsidRPr="001504F8" w:rsidRDefault="003F1F8A" w:rsidP="003F1F8A">
            <w:pPr>
              <w:pStyle w:val="Normal1"/>
              <w:jc w:val="right"/>
              <w:rPr>
                <w:sz w:val="18"/>
                <w:szCs w:val="20"/>
              </w:rPr>
            </w:pPr>
            <w:r w:rsidRPr="001504F8">
              <w:rPr>
                <w:sz w:val="18"/>
                <w:szCs w:val="20"/>
              </w:rPr>
              <w:t>H-B5-3</w:t>
            </w:r>
          </w:p>
        </w:tc>
        <w:tc>
          <w:tcPr>
            <w:tcW w:w="1184" w:type="dxa"/>
          </w:tcPr>
          <w:p w14:paraId="46B18C79" w14:textId="403A5C1C" w:rsidR="003F1F8A" w:rsidRPr="001504F8" w:rsidRDefault="003F1F8A" w:rsidP="003F1F8A">
            <w:pPr>
              <w:pStyle w:val="Normal1"/>
              <w:jc w:val="right"/>
              <w:rPr>
                <w:sz w:val="18"/>
                <w:szCs w:val="20"/>
              </w:rPr>
            </w:pPr>
            <w:r w:rsidRPr="001504F8">
              <w:rPr>
                <w:sz w:val="18"/>
                <w:szCs w:val="20"/>
              </w:rPr>
              <w:t>12,901,947</w:t>
            </w:r>
          </w:p>
        </w:tc>
        <w:tc>
          <w:tcPr>
            <w:tcW w:w="1320" w:type="dxa"/>
          </w:tcPr>
          <w:p w14:paraId="2466C764" w14:textId="16267EB3" w:rsidR="003F1F8A" w:rsidRPr="001504F8" w:rsidRDefault="003F1F8A" w:rsidP="006948C4">
            <w:pPr>
              <w:pStyle w:val="Normal1"/>
              <w:tabs>
                <w:tab w:val="left" w:pos="587"/>
                <w:tab w:val="left" w:pos="1107"/>
                <w:tab w:val="right" w:pos="2312"/>
              </w:tabs>
              <w:jc w:val="right"/>
              <w:rPr>
                <w:sz w:val="18"/>
                <w:szCs w:val="20"/>
              </w:rPr>
            </w:pPr>
            <w:r w:rsidRPr="001504F8">
              <w:rPr>
                <w:sz w:val="18"/>
                <w:szCs w:val="20"/>
              </w:rPr>
              <w:t>SRX2528362</w:t>
            </w:r>
          </w:p>
        </w:tc>
      </w:tr>
      <w:tr w:rsidR="003F1F8A" w:rsidRPr="001504F8" w14:paraId="01B871FB" w14:textId="77777777" w:rsidTr="006948C4">
        <w:trPr>
          <w:trHeight w:val="188"/>
        </w:trPr>
        <w:tc>
          <w:tcPr>
            <w:tcW w:w="1096" w:type="dxa"/>
            <w:vMerge/>
          </w:tcPr>
          <w:p w14:paraId="54CF1B9E" w14:textId="77777777" w:rsidR="003F1F8A" w:rsidRPr="001504F8" w:rsidRDefault="003F1F8A" w:rsidP="003F1F8A">
            <w:pPr>
              <w:pStyle w:val="Normal1"/>
              <w:rPr>
                <w:sz w:val="18"/>
                <w:szCs w:val="20"/>
              </w:rPr>
            </w:pPr>
          </w:p>
        </w:tc>
        <w:tc>
          <w:tcPr>
            <w:tcW w:w="1047" w:type="dxa"/>
            <w:vMerge/>
          </w:tcPr>
          <w:p w14:paraId="190596D2" w14:textId="77777777" w:rsidR="003F1F8A" w:rsidRPr="001504F8" w:rsidRDefault="003F1F8A" w:rsidP="003F1F8A">
            <w:pPr>
              <w:pStyle w:val="Normal1"/>
              <w:rPr>
                <w:sz w:val="18"/>
                <w:szCs w:val="20"/>
              </w:rPr>
            </w:pPr>
          </w:p>
        </w:tc>
        <w:tc>
          <w:tcPr>
            <w:tcW w:w="2135" w:type="dxa"/>
            <w:vMerge w:val="restart"/>
          </w:tcPr>
          <w:p w14:paraId="28634D66" w14:textId="10667512" w:rsidR="003F1F8A" w:rsidRPr="001504F8" w:rsidRDefault="003F1F8A" w:rsidP="003F1F8A">
            <w:pPr>
              <w:pStyle w:val="Normal1"/>
              <w:rPr>
                <w:sz w:val="18"/>
                <w:szCs w:val="20"/>
              </w:rPr>
            </w:pPr>
            <w:r w:rsidRPr="001504F8">
              <w:rPr>
                <w:rFonts w:eastAsia="Times New Roman"/>
                <w:color w:val="auto"/>
                <w:sz w:val="18"/>
                <w:szCs w:val="20"/>
              </w:rPr>
              <w:t>Juvenile 6th day</w:t>
            </w:r>
          </w:p>
        </w:tc>
        <w:tc>
          <w:tcPr>
            <w:tcW w:w="1007" w:type="dxa"/>
          </w:tcPr>
          <w:p w14:paraId="049D0319" w14:textId="6FE2CF84" w:rsidR="003F1F8A" w:rsidRPr="001504F8" w:rsidRDefault="003F1F8A" w:rsidP="003F1F8A">
            <w:pPr>
              <w:pStyle w:val="Normal1"/>
              <w:jc w:val="right"/>
              <w:rPr>
                <w:sz w:val="18"/>
                <w:szCs w:val="20"/>
              </w:rPr>
            </w:pPr>
            <w:r w:rsidRPr="001504F8">
              <w:rPr>
                <w:sz w:val="18"/>
                <w:szCs w:val="20"/>
              </w:rPr>
              <w:t>1</w:t>
            </w:r>
          </w:p>
        </w:tc>
        <w:tc>
          <w:tcPr>
            <w:tcW w:w="1183" w:type="dxa"/>
          </w:tcPr>
          <w:p w14:paraId="168C7CAC" w14:textId="4670FA37" w:rsidR="003F1F8A" w:rsidRPr="001504F8" w:rsidRDefault="003F1F8A" w:rsidP="003F1F8A">
            <w:pPr>
              <w:pStyle w:val="Normal1"/>
              <w:jc w:val="right"/>
              <w:rPr>
                <w:sz w:val="18"/>
                <w:szCs w:val="20"/>
              </w:rPr>
            </w:pPr>
            <w:r w:rsidRPr="001504F8">
              <w:rPr>
                <w:sz w:val="18"/>
                <w:szCs w:val="20"/>
              </w:rPr>
              <w:t>H-B6-1</w:t>
            </w:r>
          </w:p>
        </w:tc>
        <w:tc>
          <w:tcPr>
            <w:tcW w:w="1184" w:type="dxa"/>
          </w:tcPr>
          <w:p w14:paraId="26979ADE" w14:textId="4B2AD071" w:rsidR="003F1F8A" w:rsidRPr="001504F8" w:rsidRDefault="003F1F8A" w:rsidP="003F1F8A">
            <w:pPr>
              <w:pStyle w:val="Normal1"/>
              <w:jc w:val="right"/>
              <w:rPr>
                <w:sz w:val="18"/>
                <w:szCs w:val="20"/>
              </w:rPr>
            </w:pPr>
            <w:r w:rsidRPr="001504F8">
              <w:rPr>
                <w:sz w:val="18"/>
                <w:szCs w:val="20"/>
              </w:rPr>
              <w:t>9,843,726</w:t>
            </w:r>
          </w:p>
        </w:tc>
        <w:tc>
          <w:tcPr>
            <w:tcW w:w="1320" w:type="dxa"/>
          </w:tcPr>
          <w:p w14:paraId="211CFBF6" w14:textId="36F3007C" w:rsidR="003F1F8A" w:rsidRPr="001504F8" w:rsidRDefault="003F1F8A" w:rsidP="006948C4">
            <w:pPr>
              <w:pStyle w:val="Normal1"/>
              <w:jc w:val="right"/>
              <w:rPr>
                <w:sz w:val="18"/>
                <w:szCs w:val="20"/>
              </w:rPr>
            </w:pPr>
            <w:r w:rsidRPr="001504F8">
              <w:rPr>
                <w:sz w:val="18"/>
                <w:szCs w:val="20"/>
              </w:rPr>
              <w:t>SRX2528363</w:t>
            </w:r>
          </w:p>
        </w:tc>
      </w:tr>
      <w:tr w:rsidR="003F1F8A" w:rsidRPr="001504F8" w14:paraId="4C2D9606" w14:textId="77777777" w:rsidTr="006948C4">
        <w:trPr>
          <w:trHeight w:val="188"/>
        </w:trPr>
        <w:tc>
          <w:tcPr>
            <w:tcW w:w="1096" w:type="dxa"/>
            <w:vMerge/>
          </w:tcPr>
          <w:p w14:paraId="3D42DDD8" w14:textId="77777777" w:rsidR="003F1F8A" w:rsidRPr="001504F8" w:rsidRDefault="003F1F8A" w:rsidP="003F1F8A">
            <w:pPr>
              <w:pStyle w:val="Normal1"/>
              <w:rPr>
                <w:sz w:val="18"/>
                <w:szCs w:val="20"/>
              </w:rPr>
            </w:pPr>
          </w:p>
        </w:tc>
        <w:tc>
          <w:tcPr>
            <w:tcW w:w="1047" w:type="dxa"/>
            <w:vMerge/>
          </w:tcPr>
          <w:p w14:paraId="3C41E1A1" w14:textId="77777777" w:rsidR="003F1F8A" w:rsidRPr="001504F8" w:rsidRDefault="003F1F8A" w:rsidP="003F1F8A">
            <w:pPr>
              <w:pStyle w:val="Normal1"/>
              <w:rPr>
                <w:sz w:val="18"/>
                <w:szCs w:val="20"/>
              </w:rPr>
            </w:pPr>
          </w:p>
        </w:tc>
        <w:tc>
          <w:tcPr>
            <w:tcW w:w="2135" w:type="dxa"/>
            <w:vMerge/>
          </w:tcPr>
          <w:p w14:paraId="49457FE2" w14:textId="0677C80A" w:rsidR="003F1F8A" w:rsidRPr="001504F8" w:rsidRDefault="003F1F8A" w:rsidP="003F1F8A">
            <w:pPr>
              <w:pStyle w:val="Normal1"/>
              <w:rPr>
                <w:sz w:val="18"/>
                <w:szCs w:val="20"/>
              </w:rPr>
            </w:pPr>
          </w:p>
        </w:tc>
        <w:tc>
          <w:tcPr>
            <w:tcW w:w="1007" w:type="dxa"/>
          </w:tcPr>
          <w:p w14:paraId="0A47E7D5" w14:textId="0F28CF94" w:rsidR="003F1F8A" w:rsidRPr="001504F8" w:rsidRDefault="003F1F8A" w:rsidP="003F1F8A">
            <w:pPr>
              <w:pStyle w:val="Normal1"/>
              <w:jc w:val="right"/>
              <w:rPr>
                <w:sz w:val="18"/>
                <w:szCs w:val="20"/>
              </w:rPr>
            </w:pPr>
            <w:r w:rsidRPr="001504F8">
              <w:rPr>
                <w:sz w:val="18"/>
                <w:szCs w:val="20"/>
              </w:rPr>
              <w:t>2</w:t>
            </w:r>
          </w:p>
        </w:tc>
        <w:tc>
          <w:tcPr>
            <w:tcW w:w="1183" w:type="dxa"/>
          </w:tcPr>
          <w:p w14:paraId="03958AFC" w14:textId="70A28C50" w:rsidR="003F1F8A" w:rsidRPr="001504F8" w:rsidRDefault="003F1F8A" w:rsidP="003F1F8A">
            <w:pPr>
              <w:pStyle w:val="Normal1"/>
              <w:jc w:val="right"/>
              <w:rPr>
                <w:sz w:val="18"/>
                <w:szCs w:val="20"/>
              </w:rPr>
            </w:pPr>
            <w:r w:rsidRPr="001504F8">
              <w:rPr>
                <w:sz w:val="18"/>
                <w:szCs w:val="20"/>
              </w:rPr>
              <w:t>H-B6-2</w:t>
            </w:r>
          </w:p>
        </w:tc>
        <w:tc>
          <w:tcPr>
            <w:tcW w:w="1184" w:type="dxa"/>
          </w:tcPr>
          <w:p w14:paraId="1B01864B" w14:textId="383DC760" w:rsidR="003F1F8A" w:rsidRPr="001504F8" w:rsidRDefault="003F1F8A" w:rsidP="003F1F8A">
            <w:pPr>
              <w:pStyle w:val="Normal1"/>
              <w:jc w:val="right"/>
              <w:rPr>
                <w:sz w:val="18"/>
                <w:szCs w:val="20"/>
              </w:rPr>
            </w:pPr>
            <w:r w:rsidRPr="001504F8">
              <w:rPr>
                <w:sz w:val="18"/>
                <w:szCs w:val="20"/>
              </w:rPr>
              <w:t>12,913,346</w:t>
            </w:r>
          </w:p>
        </w:tc>
        <w:tc>
          <w:tcPr>
            <w:tcW w:w="1320" w:type="dxa"/>
          </w:tcPr>
          <w:p w14:paraId="2489AD2F" w14:textId="23665E1B" w:rsidR="003F1F8A" w:rsidRPr="001504F8" w:rsidRDefault="003F1F8A" w:rsidP="006948C4">
            <w:pPr>
              <w:pStyle w:val="Normal1"/>
              <w:jc w:val="right"/>
              <w:rPr>
                <w:sz w:val="18"/>
                <w:szCs w:val="20"/>
              </w:rPr>
            </w:pPr>
            <w:r w:rsidRPr="001504F8">
              <w:rPr>
                <w:sz w:val="18"/>
                <w:szCs w:val="20"/>
              </w:rPr>
              <w:t>SRX2528364</w:t>
            </w:r>
          </w:p>
        </w:tc>
      </w:tr>
      <w:tr w:rsidR="003F1F8A" w:rsidRPr="001504F8" w14:paraId="0542254B" w14:textId="77777777" w:rsidTr="006948C4">
        <w:trPr>
          <w:trHeight w:val="188"/>
        </w:trPr>
        <w:tc>
          <w:tcPr>
            <w:tcW w:w="1096" w:type="dxa"/>
            <w:vMerge/>
          </w:tcPr>
          <w:p w14:paraId="14EE6600" w14:textId="77777777" w:rsidR="003F1F8A" w:rsidRPr="001504F8" w:rsidRDefault="003F1F8A" w:rsidP="003F1F8A">
            <w:pPr>
              <w:pStyle w:val="Normal1"/>
              <w:rPr>
                <w:sz w:val="18"/>
                <w:szCs w:val="20"/>
              </w:rPr>
            </w:pPr>
          </w:p>
        </w:tc>
        <w:tc>
          <w:tcPr>
            <w:tcW w:w="1047" w:type="dxa"/>
            <w:vMerge/>
          </w:tcPr>
          <w:p w14:paraId="441F3E59" w14:textId="77777777" w:rsidR="003F1F8A" w:rsidRPr="001504F8" w:rsidRDefault="003F1F8A" w:rsidP="003F1F8A">
            <w:pPr>
              <w:pStyle w:val="Normal1"/>
              <w:rPr>
                <w:sz w:val="18"/>
                <w:szCs w:val="20"/>
              </w:rPr>
            </w:pPr>
          </w:p>
        </w:tc>
        <w:tc>
          <w:tcPr>
            <w:tcW w:w="2135" w:type="dxa"/>
            <w:vMerge/>
          </w:tcPr>
          <w:p w14:paraId="18CBB8DD" w14:textId="4679A798" w:rsidR="003F1F8A" w:rsidRPr="001504F8" w:rsidRDefault="003F1F8A" w:rsidP="003F1F8A">
            <w:pPr>
              <w:pStyle w:val="Normal1"/>
              <w:rPr>
                <w:sz w:val="18"/>
                <w:szCs w:val="20"/>
              </w:rPr>
            </w:pPr>
          </w:p>
        </w:tc>
        <w:tc>
          <w:tcPr>
            <w:tcW w:w="1007" w:type="dxa"/>
          </w:tcPr>
          <w:p w14:paraId="5A7FA5DD" w14:textId="1B563399" w:rsidR="003F1F8A" w:rsidRPr="001504F8" w:rsidRDefault="003F1F8A" w:rsidP="003F1F8A">
            <w:pPr>
              <w:pStyle w:val="Normal1"/>
              <w:jc w:val="right"/>
              <w:rPr>
                <w:sz w:val="18"/>
                <w:szCs w:val="20"/>
              </w:rPr>
            </w:pPr>
            <w:r w:rsidRPr="001504F8">
              <w:rPr>
                <w:sz w:val="18"/>
                <w:szCs w:val="20"/>
              </w:rPr>
              <w:t>3</w:t>
            </w:r>
          </w:p>
        </w:tc>
        <w:tc>
          <w:tcPr>
            <w:tcW w:w="1183" w:type="dxa"/>
          </w:tcPr>
          <w:p w14:paraId="6E0AF63C" w14:textId="0794DAA2" w:rsidR="003F1F8A" w:rsidRPr="001504F8" w:rsidRDefault="003F1F8A" w:rsidP="003F1F8A">
            <w:pPr>
              <w:pStyle w:val="Normal1"/>
              <w:jc w:val="right"/>
              <w:rPr>
                <w:sz w:val="18"/>
                <w:szCs w:val="20"/>
              </w:rPr>
            </w:pPr>
            <w:r w:rsidRPr="001504F8">
              <w:rPr>
                <w:sz w:val="18"/>
                <w:szCs w:val="20"/>
              </w:rPr>
              <w:t>H-B6-3</w:t>
            </w:r>
          </w:p>
        </w:tc>
        <w:tc>
          <w:tcPr>
            <w:tcW w:w="1184" w:type="dxa"/>
          </w:tcPr>
          <w:p w14:paraId="35954BAA" w14:textId="1AAB3957" w:rsidR="003F1F8A" w:rsidRPr="001504F8" w:rsidRDefault="003F1F8A" w:rsidP="003F1F8A">
            <w:pPr>
              <w:pStyle w:val="Normal1"/>
              <w:jc w:val="right"/>
              <w:rPr>
                <w:sz w:val="18"/>
                <w:szCs w:val="20"/>
              </w:rPr>
            </w:pPr>
            <w:r w:rsidRPr="001504F8">
              <w:rPr>
                <w:sz w:val="18"/>
                <w:szCs w:val="20"/>
              </w:rPr>
              <w:t>11,745,564</w:t>
            </w:r>
          </w:p>
        </w:tc>
        <w:tc>
          <w:tcPr>
            <w:tcW w:w="1320" w:type="dxa"/>
          </w:tcPr>
          <w:p w14:paraId="3B8499F1" w14:textId="2934E91B" w:rsidR="003F1F8A" w:rsidRPr="001504F8" w:rsidRDefault="003F1F8A" w:rsidP="006948C4">
            <w:pPr>
              <w:pStyle w:val="Normal1"/>
              <w:jc w:val="right"/>
              <w:rPr>
                <w:sz w:val="18"/>
                <w:szCs w:val="20"/>
              </w:rPr>
            </w:pPr>
            <w:r w:rsidRPr="001504F8">
              <w:rPr>
                <w:sz w:val="18"/>
                <w:szCs w:val="20"/>
              </w:rPr>
              <w:t>SRX2528365</w:t>
            </w:r>
          </w:p>
        </w:tc>
      </w:tr>
      <w:tr w:rsidR="003F1F8A" w:rsidRPr="001504F8" w14:paraId="703DF512" w14:textId="77777777" w:rsidTr="006948C4">
        <w:trPr>
          <w:trHeight w:val="188"/>
        </w:trPr>
        <w:tc>
          <w:tcPr>
            <w:tcW w:w="1096" w:type="dxa"/>
            <w:vMerge/>
          </w:tcPr>
          <w:p w14:paraId="7690DA84" w14:textId="77777777" w:rsidR="003F1F8A" w:rsidRPr="001504F8" w:rsidRDefault="003F1F8A" w:rsidP="003F1F8A">
            <w:pPr>
              <w:pStyle w:val="Normal1"/>
              <w:rPr>
                <w:sz w:val="18"/>
                <w:szCs w:val="20"/>
              </w:rPr>
            </w:pPr>
          </w:p>
        </w:tc>
        <w:tc>
          <w:tcPr>
            <w:tcW w:w="1047" w:type="dxa"/>
            <w:vMerge/>
          </w:tcPr>
          <w:p w14:paraId="2369A5A9" w14:textId="77777777" w:rsidR="003F1F8A" w:rsidRPr="001504F8" w:rsidRDefault="003F1F8A" w:rsidP="003F1F8A">
            <w:pPr>
              <w:pStyle w:val="Normal1"/>
              <w:rPr>
                <w:sz w:val="18"/>
                <w:szCs w:val="20"/>
              </w:rPr>
            </w:pPr>
          </w:p>
        </w:tc>
        <w:tc>
          <w:tcPr>
            <w:tcW w:w="2135" w:type="dxa"/>
            <w:vMerge w:val="restart"/>
          </w:tcPr>
          <w:p w14:paraId="2E1BF523" w14:textId="6A225F98" w:rsidR="003F1F8A" w:rsidRPr="001504F8" w:rsidRDefault="003F1F8A" w:rsidP="003F1F8A">
            <w:pPr>
              <w:pStyle w:val="Normal1"/>
              <w:rPr>
                <w:sz w:val="18"/>
                <w:szCs w:val="20"/>
              </w:rPr>
            </w:pPr>
            <w:r w:rsidRPr="001504F8">
              <w:rPr>
                <w:rFonts w:eastAsia="Times New Roman"/>
                <w:color w:val="auto"/>
                <w:sz w:val="18"/>
                <w:szCs w:val="20"/>
              </w:rPr>
              <w:t>Juvenile 7th day</w:t>
            </w:r>
          </w:p>
        </w:tc>
        <w:tc>
          <w:tcPr>
            <w:tcW w:w="1007" w:type="dxa"/>
          </w:tcPr>
          <w:p w14:paraId="01980ADF" w14:textId="68D11265" w:rsidR="003F1F8A" w:rsidRPr="001504F8" w:rsidRDefault="003F1F8A" w:rsidP="003F1F8A">
            <w:pPr>
              <w:pStyle w:val="Normal1"/>
              <w:jc w:val="right"/>
              <w:rPr>
                <w:sz w:val="18"/>
                <w:szCs w:val="20"/>
              </w:rPr>
            </w:pPr>
            <w:r w:rsidRPr="001504F8">
              <w:rPr>
                <w:sz w:val="18"/>
                <w:szCs w:val="20"/>
              </w:rPr>
              <w:t>1</w:t>
            </w:r>
          </w:p>
        </w:tc>
        <w:tc>
          <w:tcPr>
            <w:tcW w:w="1183" w:type="dxa"/>
          </w:tcPr>
          <w:p w14:paraId="40E5C79B" w14:textId="0384636E" w:rsidR="003F1F8A" w:rsidRPr="001504F8" w:rsidRDefault="003F1F8A" w:rsidP="003F1F8A">
            <w:pPr>
              <w:pStyle w:val="Normal1"/>
              <w:jc w:val="right"/>
              <w:rPr>
                <w:sz w:val="18"/>
                <w:szCs w:val="20"/>
              </w:rPr>
            </w:pPr>
            <w:r w:rsidRPr="001504F8">
              <w:rPr>
                <w:sz w:val="18"/>
                <w:szCs w:val="20"/>
              </w:rPr>
              <w:t>H-B7-1</w:t>
            </w:r>
          </w:p>
        </w:tc>
        <w:tc>
          <w:tcPr>
            <w:tcW w:w="1184" w:type="dxa"/>
          </w:tcPr>
          <w:p w14:paraId="4A2760CC" w14:textId="14AAF3ED" w:rsidR="003F1F8A" w:rsidRPr="001504F8" w:rsidRDefault="003F1F8A" w:rsidP="003F1F8A">
            <w:pPr>
              <w:pStyle w:val="Normal1"/>
              <w:jc w:val="right"/>
              <w:rPr>
                <w:sz w:val="18"/>
                <w:szCs w:val="20"/>
              </w:rPr>
            </w:pPr>
            <w:r w:rsidRPr="001504F8">
              <w:rPr>
                <w:sz w:val="18"/>
                <w:szCs w:val="20"/>
              </w:rPr>
              <w:t>12,384,307</w:t>
            </w:r>
          </w:p>
        </w:tc>
        <w:tc>
          <w:tcPr>
            <w:tcW w:w="1320" w:type="dxa"/>
          </w:tcPr>
          <w:p w14:paraId="63B94F18" w14:textId="6DDF8C98" w:rsidR="003F1F8A" w:rsidRPr="001504F8" w:rsidRDefault="003F1F8A" w:rsidP="006948C4">
            <w:pPr>
              <w:pStyle w:val="Normal1"/>
              <w:jc w:val="right"/>
              <w:rPr>
                <w:sz w:val="18"/>
                <w:szCs w:val="20"/>
              </w:rPr>
            </w:pPr>
            <w:r w:rsidRPr="001504F8">
              <w:rPr>
                <w:sz w:val="18"/>
                <w:szCs w:val="20"/>
              </w:rPr>
              <w:t>SRX2528366</w:t>
            </w:r>
          </w:p>
        </w:tc>
      </w:tr>
      <w:tr w:rsidR="003F1F8A" w:rsidRPr="001504F8" w14:paraId="616B8CDE" w14:textId="77777777" w:rsidTr="006948C4">
        <w:trPr>
          <w:trHeight w:val="188"/>
        </w:trPr>
        <w:tc>
          <w:tcPr>
            <w:tcW w:w="1096" w:type="dxa"/>
            <w:vMerge/>
          </w:tcPr>
          <w:p w14:paraId="2CEDF09B" w14:textId="77777777" w:rsidR="003F1F8A" w:rsidRPr="001504F8" w:rsidRDefault="003F1F8A" w:rsidP="003F1F8A">
            <w:pPr>
              <w:pStyle w:val="Normal1"/>
              <w:rPr>
                <w:sz w:val="18"/>
                <w:szCs w:val="20"/>
              </w:rPr>
            </w:pPr>
          </w:p>
        </w:tc>
        <w:tc>
          <w:tcPr>
            <w:tcW w:w="1047" w:type="dxa"/>
            <w:vMerge/>
          </w:tcPr>
          <w:p w14:paraId="09E73B2A" w14:textId="77777777" w:rsidR="003F1F8A" w:rsidRPr="001504F8" w:rsidRDefault="003F1F8A" w:rsidP="003F1F8A">
            <w:pPr>
              <w:pStyle w:val="Normal1"/>
              <w:rPr>
                <w:sz w:val="18"/>
                <w:szCs w:val="20"/>
              </w:rPr>
            </w:pPr>
          </w:p>
        </w:tc>
        <w:tc>
          <w:tcPr>
            <w:tcW w:w="2135" w:type="dxa"/>
            <w:vMerge/>
          </w:tcPr>
          <w:p w14:paraId="3F3442A6" w14:textId="27051AF0" w:rsidR="003F1F8A" w:rsidRPr="001504F8" w:rsidRDefault="003F1F8A" w:rsidP="003F1F8A">
            <w:pPr>
              <w:pStyle w:val="Normal1"/>
              <w:rPr>
                <w:sz w:val="18"/>
                <w:szCs w:val="20"/>
              </w:rPr>
            </w:pPr>
          </w:p>
        </w:tc>
        <w:tc>
          <w:tcPr>
            <w:tcW w:w="1007" w:type="dxa"/>
          </w:tcPr>
          <w:p w14:paraId="52EDBA10" w14:textId="32750670" w:rsidR="003F1F8A" w:rsidRPr="001504F8" w:rsidRDefault="003F1F8A" w:rsidP="003F1F8A">
            <w:pPr>
              <w:pStyle w:val="Normal1"/>
              <w:jc w:val="right"/>
              <w:rPr>
                <w:sz w:val="18"/>
                <w:szCs w:val="20"/>
              </w:rPr>
            </w:pPr>
            <w:r w:rsidRPr="001504F8">
              <w:rPr>
                <w:sz w:val="18"/>
                <w:szCs w:val="20"/>
              </w:rPr>
              <w:t>2</w:t>
            </w:r>
          </w:p>
        </w:tc>
        <w:tc>
          <w:tcPr>
            <w:tcW w:w="1183" w:type="dxa"/>
          </w:tcPr>
          <w:p w14:paraId="0507D6E7" w14:textId="42E5C3C6" w:rsidR="003F1F8A" w:rsidRPr="001504F8" w:rsidRDefault="003F1F8A" w:rsidP="003F1F8A">
            <w:pPr>
              <w:pStyle w:val="Normal1"/>
              <w:jc w:val="right"/>
              <w:rPr>
                <w:sz w:val="18"/>
                <w:szCs w:val="20"/>
              </w:rPr>
            </w:pPr>
            <w:r w:rsidRPr="001504F8">
              <w:rPr>
                <w:sz w:val="18"/>
                <w:szCs w:val="20"/>
              </w:rPr>
              <w:t>H-B7-2</w:t>
            </w:r>
          </w:p>
        </w:tc>
        <w:tc>
          <w:tcPr>
            <w:tcW w:w="1184" w:type="dxa"/>
          </w:tcPr>
          <w:p w14:paraId="18CBFC4A" w14:textId="5C2DC8EC" w:rsidR="003F1F8A" w:rsidRPr="001504F8" w:rsidRDefault="003F1F8A" w:rsidP="003F1F8A">
            <w:pPr>
              <w:pStyle w:val="Normal1"/>
              <w:jc w:val="right"/>
              <w:rPr>
                <w:sz w:val="18"/>
                <w:szCs w:val="20"/>
              </w:rPr>
            </w:pPr>
            <w:r w:rsidRPr="001504F8">
              <w:rPr>
                <w:sz w:val="18"/>
                <w:szCs w:val="20"/>
              </w:rPr>
              <w:t>9,182,107</w:t>
            </w:r>
          </w:p>
        </w:tc>
        <w:tc>
          <w:tcPr>
            <w:tcW w:w="1320" w:type="dxa"/>
          </w:tcPr>
          <w:p w14:paraId="649A6857" w14:textId="3421909D" w:rsidR="003F1F8A" w:rsidRPr="001504F8" w:rsidRDefault="003F1F8A" w:rsidP="006948C4">
            <w:pPr>
              <w:pStyle w:val="Normal1"/>
              <w:jc w:val="right"/>
              <w:rPr>
                <w:sz w:val="18"/>
                <w:szCs w:val="20"/>
              </w:rPr>
            </w:pPr>
            <w:r w:rsidRPr="001504F8">
              <w:rPr>
                <w:sz w:val="18"/>
                <w:szCs w:val="20"/>
              </w:rPr>
              <w:t>SRX2528367</w:t>
            </w:r>
          </w:p>
        </w:tc>
      </w:tr>
      <w:tr w:rsidR="003F1F8A" w:rsidRPr="001504F8" w14:paraId="7CAC24B3" w14:textId="77777777" w:rsidTr="006948C4">
        <w:trPr>
          <w:trHeight w:val="201"/>
        </w:trPr>
        <w:tc>
          <w:tcPr>
            <w:tcW w:w="1096" w:type="dxa"/>
            <w:vMerge/>
            <w:tcBorders>
              <w:bottom w:val="nil"/>
            </w:tcBorders>
          </w:tcPr>
          <w:p w14:paraId="0FCC4C84" w14:textId="77777777" w:rsidR="003F1F8A" w:rsidRPr="001504F8" w:rsidRDefault="003F1F8A" w:rsidP="003F1F8A">
            <w:pPr>
              <w:pStyle w:val="Normal1"/>
              <w:rPr>
                <w:sz w:val="18"/>
                <w:szCs w:val="20"/>
              </w:rPr>
            </w:pPr>
          </w:p>
        </w:tc>
        <w:tc>
          <w:tcPr>
            <w:tcW w:w="1047" w:type="dxa"/>
            <w:vMerge/>
            <w:tcBorders>
              <w:bottom w:val="nil"/>
            </w:tcBorders>
          </w:tcPr>
          <w:p w14:paraId="433BE9DA" w14:textId="77777777" w:rsidR="003F1F8A" w:rsidRPr="001504F8" w:rsidRDefault="003F1F8A" w:rsidP="003F1F8A">
            <w:pPr>
              <w:pStyle w:val="Normal1"/>
              <w:rPr>
                <w:sz w:val="18"/>
                <w:szCs w:val="20"/>
              </w:rPr>
            </w:pPr>
          </w:p>
        </w:tc>
        <w:tc>
          <w:tcPr>
            <w:tcW w:w="2135" w:type="dxa"/>
            <w:vMerge/>
            <w:tcBorders>
              <w:bottom w:val="nil"/>
            </w:tcBorders>
          </w:tcPr>
          <w:p w14:paraId="2BA010FD" w14:textId="06D562CC" w:rsidR="003F1F8A" w:rsidRPr="001504F8" w:rsidRDefault="003F1F8A" w:rsidP="003F1F8A">
            <w:pPr>
              <w:pStyle w:val="Normal1"/>
              <w:rPr>
                <w:sz w:val="18"/>
                <w:szCs w:val="20"/>
              </w:rPr>
            </w:pPr>
          </w:p>
        </w:tc>
        <w:tc>
          <w:tcPr>
            <w:tcW w:w="1007" w:type="dxa"/>
            <w:tcBorders>
              <w:bottom w:val="nil"/>
            </w:tcBorders>
          </w:tcPr>
          <w:p w14:paraId="36B873C1" w14:textId="5771A606" w:rsidR="003F1F8A" w:rsidRPr="001504F8" w:rsidRDefault="003F1F8A" w:rsidP="003F1F8A">
            <w:pPr>
              <w:pStyle w:val="Normal1"/>
              <w:jc w:val="right"/>
              <w:rPr>
                <w:sz w:val="18"/>
                <w:szCs w:val="20"/>
              </w:rPr>
            </w:pPr>
            <w:r w:rsidRPr="001504F8">
              <w:rPr>
                <w:sz w:val="18"/>
                <w:szCs w:val="20"/>
              </w:rPr>
              <w:t>3</w:t>
            </w:r>
          </w:p>
        </w:tc>
        <w:tc>
          <w:tcPr>
            <w:tcW w:w="1183" w:type="dxa"/>
            <w:tcBorders>
              <w:bottom w:val="nil"/>
            </w:tcBorders>
          </w:tcPr>
          <w:p w14:paraId="5D3D95A4" w14:textId="3934CC74" w:rsidR="003F1F8A" w:rsidRPr="001504F8" w:rsidRDefault="003F1F8A" w:rsidP="003F1F8A">
            <w:pPr>
              <w:pStyle w:val="Normal1"/>
              <w:jc w:val="right"/>
              <w:rPr>
                <w:sz w:val="18"/>
                <w:szCs w:val="20"/>
              </w:rPr>
            </w:pPr>
            <w:r w:rsidRPr="001504F8">
              <w:rPr>
                <w:sz w:val="18"/>
                <w:szCs w:val="20"/>
              </w:rPr>
              <w:t>H-B7-3</w:t>
            </w:r>
          </w:p>
        </w:tc>
        <w:tc>
          <w:tcPr>
            <w:tcW w:w="1184" w:type="dxa"/>
            <w:tcBorders>
              <w:bottom w:val="nil"/>
            </w:tcBorders>
          </w:tcPr>
          <w:p w14:paraId="1EA2AF50" w14:textId="37CDFBDF" w:rsidR="003F1F8A" w:rsidRPr="001504F8" w:rsidRDefault="003F1F8A" w:rsidP="003F1F8A">
            <w:pPr>
              <w:pStyle w:val="Normal1"/>
              <w:jc w:val="right"/>
              <w:rPr>
                <w:sz w:val="18"/>
                <w:szCs w:val="20"/>
              </w:rPr>
            </w:pPr>
            <w:r w:rsidRPr="001504F8">
              <w:rPr>
                <w:sz w:val="18"/>
                <w:szCs w:val="20"/>
              </w:rPr>
              <w:t>13,626,269</w:t>
            </w:r>
          </w:p>
        </w:tc>
        <w:tc>
          <w:tcPr>
            <w:tcW w:w="1320" w:type="dxa"/>
            <w:tcBorders>
              <w:bottom w:val="nil"/>
            </w:tcBorders>
          </w:tcPr>
          <w:p w14:paraId="622C57C4" w14:textId="06B5B85F" w:rsidR="003F1F8A" w:rsidRPr="001504F8" w:rsidRDefault="003F1F8A" w:rsidP="006948C4">
            <w:pPr>
              <w:pStyle w:val="Normal1"/>
              <w:jc w:val="right"/>
              <w:rPr>
                <w:sz w:val="18"/>
                <w:szCs w:val="20"/>
              </w:rPr>
            </w:pPr>
            <w:r w:rsidRPr="001504F8">
              <w:rPr>
                <w:sz w:val="18"/>
                <w:szCs w:val="20"/>
              </w:rPr>
              <w:t>SRX2528368</w:t>
            </w:r>
          </w:p>
        </w:tc>
      </w:tr>
      <w:tr w:rsidR="003F1F8A" w:rsidRPr="001504F8" w14:paraId="6BC223FA" w14:textId="77777777" w:rsidTr="006948C4">
        <w:trPr>
          <w:trHeight w:val="201"/>
        </w:trPr>
        <w:tc>
          <w:tcPr>
            <w:tcW w:w="1096" w:type="dxa"/>
            <w:tcBorders>
              <w:top w:val="nil"/>
              <w:bottom w:val="single" w:sz="12" w:space="0" w:color="auto"/>
            </w:tcBorders>
          </w:tcPr>
          <w:p w14:paraId="369A6E94" w14:textId="0FBAF43A" w:rsidR="003F1F8A" w:rsidRPr="001504F8" w:rsidRDefault="003F1F8A" w:rsidP="003F1F8A">
            <w:pPr>
              <w:pStyle w:val="Normal1"/>
              <w:rPr>
                <w:sz w:val="18"/>
                <w:szCs w:val="20"/>
              </w:rPr>
            </w:pPr>
            <w:r w:rsidRPr="001504F8">
              <w:rPr>
                <w:sz w:val="18"/>
                <w:szCs w:val="20"/>
              </w:rPr>
              <w:t>5,000</w:t>
            </w:r>
          </w:p>
        </w:tc>
        <w:tc>
          <w:tcPr>
            <w:tcW w:w="1047" w:type="dxa"/>
            <w:tcBorders>
              <w:top w:val="nil"/>
              <w:bottom w:val="single" w:sz="12" w:space="0" w:color="auto"/>
            </w:tcBorders>
          </w:tcPr>
          <w:p w14:paraId="168182AC" w14:textId="11576455" w:rsidR="003F1F8A" w:rsidRPr="001504F8" w:rsidRDefault="003F1F8A" w:rsidP="003F1F8A">
            <w:pPr>
              <w:pStyle w:val="Normal1"/>
              <w:rPr>
                <w:sz w:val="18"/>
                <w:szCs w:val="20"/>
              </w:rPr>
            </w:pPr>
            <w:r w:rsidRPr="001504F8">
              <w:rPr>
                <w:sz w:val="18"/>
                <w:szCs w:val="20"/>
              </w:rPr>
              <w:t>HiSeq2000</w:t>
            </w:r>
          </w:p>
        </w:tc>
        <w:tc>
          <w:tcPr>
            <w:tcW w:w="2135" w:type="dxa"/>
            <w:tcBorders>
              <w:top w:val="nil"/>
              <w:bottom w:val="single" w:sz="12" w:space="0" w:color="auto"/>
            </w:tcBorders>
          </w:tcPr>
          <w:p w14:paraId="5D90F1C4" w14:textId="6C871D72" w:rsidR="003F1F8A" w:rsidRPr="001504F8" w:rsidRDefault="003F1F8A" w:rsidP="003F1F8A">
            <w:pPr>
              <w:pStyle w:val="Normal1"/>
              <w:rPr>
                <w:sz w:val="18"/>
                <w:szCs w:val="20"/>
              </w:rPr>
            </w:pPr>
            <w:r w:rsidRPr="001504F8">
              <w:rPr>
                <w:sz w:val="18"/>
                <w:szCs w:val="20"/>
              </w:rPr>
              <w:t>miRNA-Seq</w:t>
            </w:r>
          </w:p>
        </w:tc>
        <w:tc>
          <w:tcPr>
            <w:tcW w:w="1007" w:type="dxa"/>
            <w:tcBorders>
              <w:top w:val="nil"/>
              <w:bottom w:val="single" w:sz="12" w:space="0" w:color="auto"/>
            </w:tcBorders>
          </w:tcPr>
          <w:p w14:paraId="0616BFDA" w14:textId="6BF62481" w:rsidR="003F1F8A" w:rsidRPr="001504F8" w:rsidRDefault="003F1F8A" w:rsidP="003F1F8A">
            <w:pPr>
              <w:pStyle w:val="Normal1"/>
              <w:jc w:val="right"/>
              <w:rPr>
                <w:sz w:val="18"/>
                <w:szCs w:val="20"/>
              </w:rPr>
            </w:pPr>
            <w:r w:rsidRPr="001504F8">
              <w:rPr>
                <w:sz w:val="18"/>
                <w:szCs w:val="20"/>
              </w:rPr>
              <w:t>1</w:t>
            </w:r>
          </w:p>
        </w:tc>
        <w:tc>
          <w:tcPr>
            <w:tcW w:w="1183" w:type="dxa"/>
            <w:tcBorders>
              <w:top w:val="nil"/>
              <w:bottom w:val="single" w:sz="12" w:space="0" w:color="auto"/>
            </w:tcBorders>
          </w:tcPr>
          <w:p w14:paraId="31CAC797" w14:textId="5CE35F66" w:rsidR="003F1F8A" w:rsidRPr="001504F8" w:rsidRDefault="003F1F8A" w:rsidP="003F1F8A">
            <w:pPr>
              <w:pStyle w:val="Normal1"/>
              <w:jc w:val="right"/>
              <w:rPr>
                <w:sz w:val="18"/>
                <w:szCs w:val="20"/>
              </w:rPr>
            </w:pPr>
            <w:r w:rsidRPr="001504F8">
              <w:rPr>
                <w:sz w:val="18"/>
                <w:szCs w:val="20"/>
              </w:rPr>
              <w:t>HD_miRNA</w:t>
            </w:r>
          </w:p>
        </w:tc>
        <w:tc>
          <w:tcPr>
            <w:tcW w:w="1184" w:type="dxa"/>
            <w:tcBorders>
              <w:top w:val="nil"/>
              <w:bottom w:val="single" w:sz="12" w:space="0" w:color="auto"/>
            </w:tcBorders>
          </w:tcPr>
          <w:p w14:paraId="4B57CAF0" w14:textId="569177F5" w:rsidR="003F1F8A" w:rsidRPr="001504F8" w:rsidRDefault="003F1F8A" w:rsidP="003F1F8A">
            <w:pPr>
              <w:pStyle w:val="Normal1"/>
              <w:jc w:val="right"/>
              <w:rPr>
                <w:sz w:val="18"/>
                <w:szCs w:val="20"/>
              </w:rPr>
            </w:pPr>
            <w:r w:rsidRPr="001504F8">
              <w:rPr>
                <w:sz w:val="18"/>
                <w:szCs w:val="20"/>
              </w:rPr>
              <w:t>32,254,413</w:t>
            </w:r>
          </w:p>
        </w:tc>
        <w:tc>
          <w:tcPr>
            <w:tcW w:w="1320" w:type="dxa"/>
            <w:tcBorders>
              <w:top w:val="nil"/>
              <w:bottom w:val="single" w:sz="12" w:space="0" w:color="auto"/>
            </w:tcBorders>
          </w:tcPr>
          <w:p w14:paraId="0211464A" w14:textId="2D31E4AB" w:rsidR="003F1F8A" w:rsidRPr="001504F8" w:rsidRDefault="003F1F8A" w:rsidP="006948C4">
            <w:pPr>
              <w:pStyle w:val="Normal1"/>
              <w:jc w:val="right"/>
              <w:rPr>
                <w:sz w:val="18"/>
                <w:szCs w:val="20"/>
              </w:rPr>
            </w:pPr>
            <w:r w:rsidRPr="001504F8">
              <w:rPr>
                <w:sz w:val="18"/>
                <w:szCs w:val="20"/>
              </w:rPr>
              <w:t>SRX2495676</w:t>
            </w:r>
          </w:p>
        </w:tc>
      </w:tr>
    </w:tbl>
    <w:p w14:paraId="07E0D692" w14:textId="77777777" w:rsidR="004A2607" w:rsidRPr="001504F8" w:rsidRDefault="004A2607" w:rsidP="004A668F">
      <w:pPr>
        <w:rPr>
          <w:rFonts w:ascii="Gill Sans" w:hAnsi="Gill Sans" w:cs="Gill Sans"/>
        </w:rPr>
      </w:pPr>
    </w:p>
    <w:p w14:paraId="67616357" w14:textId="77777777" w:rsidR="00EF6F64" w:rsidRPr="001504F8" w:rsidRDefault="00EF6F64" w:rsidP="004A668F">
      <w:pPr>
        <w:rPr>
          <w:rFonts w:ascii="Gill Sans" w:hAnsi="Gill Sans" w:cs="Gill Sans"/>
        </w:rPr>
      </w:pPr>
    </w:p>
    <w:p w14:paraId="10E69252" w14:textId="77777777" w:rsidR="00EF6F64" w:rsidRPr="001504F8" w:rsidRDefault="00EF6F64" w:rsidP="004A668F">
      <w:pPr>
        <w:rPr>
          <w:rFonts w:ascii="Gill Sans" w:hAnsi="Gill Sans" w:cs="Gill Sans"/>
        </w:rPr>
      </w:pPr>
    </w:p>
    <w:p w14:paraId="15891E85" w14:textId="16E076B3" w:rsidR="004A668F" w:rsidRDefault="00D82ACF" w:rsidP="00D82ACF">
      <w:pPr>
        <w:rPr>
          <w:rFonts w:ascii="Gill Sans" w:hAnsi="Gill Sans" w:cs="Gill Sans"/>
        </w:rPr>
      </w:pPr>
      <w:r w:rsidRPr="001504F8">
        <w:rPr>
          <w:rFonts w:ascii="Gill Sans" w:hAnsi="Gill Sans" w:cs="Gill Sans"/>
        </w:rPr>
        <w:br w:type="page"/>
      </w:r>
      <w:r w:rsidRPr="001504F8">
        <w:rPr>
          <w:rFonts w:ascii="Gill Sans" w:hAnsi="Gill Sans" w:cs="Gill Sans"/>
        </w:rPr>
        <w:lastRenderedPageBreak/>
        <w:t>(</w:t>
      </w:r>
      <w:r w:rsidR="001504F8">
        <w:rPr>
          <w:rFonts w:ascii="Gill Sans" w:hAnsi="Gill Sans" w:cs="Gill Sans"/>
        </w:rPr>
        <w:t>c</w:t>
      </w:r>
      <w:r w:rsidRPr="001504F8">
        <w:rPr>
          <w:rFonts w:ascii="Gill Sans" w:hAnsi="Gill Sans" w:cs="Gill Sans"/>
        </w:rPr>
        <w:t>) Ramazzottius varieornatus RNA-Seq</w:t>
      </w:r>
    </w:p>
    <w:p w14:paraId="042DFDEC" w14:textId="77777777" w:rsidR="001504F8" w:rsidRPr="001504F8" w:rsidRDefault="001504F8" w:rsidP="00D82ACF">
      <w:pPr>
        <w:rPr>
          <w:rFonts w:ascii="Gill Sans" w:hAnsi="Gill Sans" w:cs="Gill Sans"/>
        </w:rPr>
      </w:pPr>
    </w:p>
    <w:tbl>
      <w:tblPr>
        <w:tblStyle w:val="a5"/>
        <w:tblW w:w="9398" w:type="dxa"/>
        <w:tblInd w:w="0" w:type="dxa"/>
        <w:tblBorders>
          <w:top w:val="single" w:sz="8" w:space="0" w:color="auto"/>
          <w:bottom w:val="single" w:sz="8" w:space="0" w:color="auto"/>
        </w:tblBorders>
        <w:tblLayout w:type="fixed"/>
        <w:tblLook w:val="0600" w:firstRow="0" w:lastRow="0" w:firstColumn="0" w:lastColumn="0" w:noHBand="1" w:noVBand="1"/>
      </w:tblPr>
      <w:tblGrid>
        <w:gridCol w:w="993"/>
        <w:gridCol w:w="1225"/>
        <w:gridCol w:w="2035"/>
        <w:gridCol w:w="760"/>
        <w:gridCol w:w="1650"/>
        <w:gridCol w:w="1175"/>
        <w:gridCol w:w="1560"/>
      </w:tblGrid>
      <w:tr w:rsidR="00D82ACF" w:rsidRPr="001504F8" w14:paraId="25C87E2B" w14:textId="77777777" w:rsidTr="003F1F8A">
        <w:trPr>
          <w:trHeight w:val="188"/>
        </w:trPr>
        <w:tc>
          <w:tcPr>
            <w:tcW w:w="993" w:type="dxa"/>
            <w:tcBorders>
              <w:top w:val="single" w:sz="12" w:space="0" w:color="auto"/>
              <w:bottom w:val="single" w:sz="8" w:space="0" w:color="auto"/>
            </w:tcBorders>
            <w:shd w:val="clear" w:color="auto" w:fill="F2F2F2" w:themeFill="background1" w:themeFillShade="F2"/>
            <w:vAlign w:val="center"/>
          </w:tcPr>
          <w:p w14:paraId="18987F5B" w14:textId="77777777" w:rsidR="00D82ACF" w:rsidRPr="001504F8" w:rsidRDefault="00D82ACF" w:rsidP="003F1F8A">
            <w:pPr>
              <w:pStyle w:val="Normal1"/>
              <w:jc w:val="right"/>
              <w:rPr>
                <w:sz w:val="18"/>
                <w:szCs w:val="18"/>
                <w:highlight w:val="white"/>
              </w:rPr>
            </w:pPr>
            <w:r w:rsidRPr="001504F8">
              <w:rPr>
                <w:sz w:val="18"/>
                <w:szCs w:val="18"/>
              </w:rPr>
              <w:t>#Individuals</w:t>
            </w:r>
          </w:p>
        </w:tc>
        <w:tc>
          <w:tcPr>
            <w:tcW w:w="1225" w:type="dxa"/>
            <w:tcBorders>
              <w:top w:val="single" w:sz="12" w:space="0" w:color="auto"/>
              <w:bottom w:val="single" w:sz="8" w:space="0" w:color="auto"/>
            </w:tcBorders>
            <w:shd w:val="clear" w:color="auto" w:fill="F2F2F2" w:themeFill="background1" w:themeFillShade="F2"/>
          </w:tcPr>
          <w:p w14:paraId="2D5A73C4" w14:textId="77777777" w:rsidR="00D82ACF" w:rsidRPr="001504F8" w:rsidRDefault="00D82ACF" w:rsidP="003F1F8A">
            <w:pPr>
              <w:pStyle w:val="Normal1"/>
              <w:jc w:val="right"/>
              <w:rPr>
                <w:sz w:val="18"/>
                <w:szCs w:val="18"/>
              </w:rPr>
            </w:pPr>
            <w:r w:rsidRPr="001504F8">
              <w:rPr>
                <w:sz w:val="18"/>
                <w:szCs w:val="18"/>
              </w:rPr>
              <w:t>Platform</w:t>
            </w:r>
          </w:p>
        </w:tc>
        <w:tc>
          <w:tcPr>
            <w:tcW w:w="2035" w:type="dxa"/>
            <w:tcBorders>
              <w:top w:val="single" w:sz="12" w:space="0" w:color="auto"/>
              <w:bottom w:val="single" w:sz="8" w:space="0" w:color="auto"/>
            </w:tcBorders>
            <w:shd w:val="clear" w:color="auto" w:fill="F2F2F2" w:themeFill="background1" w:themeFillShade="F2"/>
            <w:vAlign w:val="center"/>
          </w:tcPr>
          <w:p w14:paraId="0217F867" w14:textId="77777777" w:rsidR="00D82ACF" w:rsidRPr="001504F8" w:rsidRDefault="00D82ACF" w:rsidP="003F1F8A">
            <w:pPr>
              <w:pStyle w:val="Normal1"/>
              <w:jc w:val="right"/>
              <w:rPr>
                <w:sz w:val="18"/>
                <w:szCs w:val="18"/>
                <w:highlight w:val="white"/>
              </w:rPr>
            </w:pPr>
            <w:r w:rsidRPr="001504F8">
              <w:rPr>
                <w:sz w:val="18"/>
                <w:szCs w:val="18"/>
              </w:rPr>
              <w:t>sample</w:t>
            </w:r>
          </w:p>
        </w:tc>
        <w:tc>
          <w:tcPr>
            <w:tcW w:w="760" w:type="dxa"/>
            <w:tcBorders>
              <w:top w:val="single" w:sz="12" w:space="0" w:color="auto"/>
              <w:bottom w:val="single" w:sz="8" w:space="0" w:color="auto"/>
            </w:tcBorders>
            <w:shd w:val="clear" w:color="auto" w:fill="F2F2F2" w:themeFill="background1" w:themeFillShade="F2"/>
            <w:vAlign w:val="center"/>
          </w:tcPr>
          <w:p w14:paraId="6CA144DB" w14:textId="5B7B71B7" w:rsidR="00D82ACF" w:rsidRPr="001504F8" w:rsidRDefault="00D82ACF" w:rsidP="003F1F8A">
            <w:pPr>
              <w:pStyle w:val="Normal1"/>
              <w:jc w:val="right"/>
              <w:rPr>
                <w:sz w:val="18"/>
                <w:szCs w:val="18"/>
                <w:highlight w:val="white"/>
              </w:rPr>
            </w:pPr>
            <w:r w:rsidRPr="001504F8">
              <w:rPr>
                <w:sz w:val="18"/>
                <w:szCs w:val="18"/>
              </w:rPr>
              <w:t>#rep</w:t>
            </w:r>
          </w:p>
        </w:tc>
        <w:tc>
          <w:tcPr>
            <w:tcW w:w="1650" w:type="dxa"/>
            <w:tcBorders>
              <w:top w:val="single" w:sz="12" w:space="0" w:color="auto"/>
              <w:bottom w:val="single" w:sz="8" w:space="0" w:color="auto"/>
            </w:tcBorders>
            <w:shd w:val="clear" w:color="auto" w:fill="F2F2F2" w:themeFill="background1" w:themeFillShade="F2"/>
            <w:vAlign w:val="center"/>
          </w:tcPr>
          <w:p w14:paraId="01DB83AB" w14:textId="77777777" w:rsidR="00D82ACF" w:rsidRPr="001504F8" w:rsidRDefault="00D82ACF" w:rsidP="003F1F8A">
            <w:pPr>
              <w:pStyle w:val="Normal1"/>
              <w:jc w:val="right"/>
              <w:rPr>
                <w:sz w:val="18"/>
                <w:szCs w:val="18"/>
                <w:highlight w:val="white"/>
              </w:rPr>
            </w:pPr>
            <w:r w:rsidRPr="001504F8">
              <w:rPr>
                <w:sz w:val="18"/>
                <w:szCs w:val="18"/>
              </w:rPr>
              <w:t>Sample ID</w:t>
            </w:r>
          </w:p>
        </w:tc>
        <w:tc>
          <w:tcPr>
            <w:tcW w:w="1175" w:type="dxa"/>
            <w:tcBorders>
              <w:top w:val="single" w:sz="12" w:space="0" w:color="auto"/>
              <w:bottom w:val="single" w:sz="8" w:space="0" w:color="auto"/>
            </w:tcBorders>
            <w:shd w:val="clear" w:color="auto" w:fill="F2F2F2" w:themeFill="background1" w:themeFillShade="F2"/>
            <w:vAlign w:val="center"/>
          </w:tcPr>
          <w:p w14:paraId="5D56F622" w14:textId="77777777" w:rsidR="00D82ACF" w:rsidRPr="001504F8" w:rsidRDefault="00D82ACF" w:rsidP="003F1F8A">
            <w:pPr>
              <w:pStyle w:val="Normal1"/>
              <w:jc w:val="right"/>
              <w:rPr>
                <w:sz w:val="18"/>
                <w:szCs w:val="18"/>
                <w:highlight w:val="white"/>
              </w:rPr>
            </w:pPr>
            <w:r w:rsidRPr="001504F8">
              <w:rPr>
                <w:sz w:val="18"/>
                <w:szCs w:val="18"/>
              </w:rPr>
              <w:t>#Reads</w:t>
            </w:r>
          </w:p>
        </w:tc>
        <w:tc>
          <w:tcPr>
            <w:tcW w:w="1560" w:type="dxa"/>
            <w:tcBorders>
              <w:top w:val="single" w:sz="12" w:space="0" w:color="auto"/>
              <w:bottom w:val="single" w:sz="8" w:space="0" w:color="auto"/>
            </w:tcBorders>
            <w:shd w:val="clear" w:color="auto" w:fill="F2F2F2" w:themeFill="background1" w:themeFillShade="F2"/>
            <w:vAlign w:val="center"/>
          </w:tcPr>
          <w:p w14:paraId="6C2D6D56" w14:textId="77777777" w:rsidR="00D82ACF" w:rsidRPr="001504F8" w:rsidRDefault="00D82ACF" w:rsidP="003F1F8A">
            <w:pPr>
              <w:pStyle w:val="Normal1"/>
              <w:jc w:val="right"/>
              <w:rPr>
                <w:sz w:val="18"/>
                <w:szCs w:val="18"/>
                <w:highlight w:val="white"/>
              </w:rPr>
            </w:pPr>
            <w:r w:rsidRPr="001504F8">
              <w:rPr>
                <w:sz w:val="18"/>
                <w:szCs w:val="18"/>
              </w:rPr>
              <w:t>#Accession</w:t>
            </w:r>
          </w:p>
        </w:tc>
      </w:tr>
      <w:tr w:rsidR="003F1F8A" w:rsidRPr="001504F8" w14:paraId="38DC0EB0" w14:textId="77777777" w:rsidTr="003F1F8A">
        <w:trPr>
          <w:trHeight w:val="188"/>
        </w:trPr>
        <w:tc>
          <w:tcPr>
            <w:tcW w:w="993" w:type="dxa"/>
            <w:vMerge w:val="restart"/>
            <w:tcBorders>
              <w:top w:val="single" w:sz="8" w:space="0" w:color="auto"/>
            </w:tcBorders>
            <w:vAlign w:val="center"/>
          </w:tcPr>
          <w:p w14:paraId="179D1044" w14:textId="7ABFD0B4" w:rsidR="003F1F8A" w:rsidRPr="001504F8" w:rsidRDefault="003F1F8A" w:rsidP="003F1F8A">
            <w:pPr>
              <w:pStyle w:val="Normal1"/>
              <w:jc w:val="right"/>
              <w:rPr>
                <w:sz w:val="18"/>
                <w:szCs w:val="18"/>
              </w:rPr>
            </w:pPr>
            <w:r w:rsidRPr="001504F8">
              <w:rPr>
                <w:sz w:val="18"/>
                <w:szCs w:val="18"/>
              </w:rPr>
              <w:t>1~2.5</w:t>
            </w:r>
          </w:p>
        </w:tc>
        <w:tc>
          <w:tcPr>
            <w:tcW w:w="1225" w:type="dxa"/>
            <w:vMerge w:val="restart"/>
            <w:tcBorders>
              <w:top w:val="single" w:sz="8" w:space="0" w:color="auto"/>
            </w:tcBorders>
            <w:vAlign w:val="center"/>
          </w:tcPr>
          <w:p w14:paraId="7F85AF9B" w14:textId="3925BA44" w:rsidR="003F1F8A" w:rsidRPr="001504F8" w:rsidRDefault="003F1F8A" w:rsidP="003F1F8A">
            <w:pPr>
              <w:pStyle w:val="Normal1"/>
              <w:jc w:val="right"/>
              <w:rPr>
                <w:sz w:val="18"/>
                <w:szCs w:val="18"/>
              </w:rPr>
            </w:pPr>
            <w:r w:rsidRPr="001504F8">
              <w:rPr>
                <w:sz w:val="18"/>
                <w:szCs w:val="18"/>
              </w:rPr>
              <w:t>NextSeq500</w:t>
            </w:r>
          </w:p>
        </w:tc>
        <w:tc>
          <w:tcPr>
            <w:tcW w:w="2035" w:type="dxa"/>
            <w:vMerge w:val="restart"/>
            <w:tcBorders>
              <w:top w:val="single" w:sz="8" w:space="0" w:color="auto"/>
            </w:tcBorders>
            <w:vAlign w:val="center"/>
          </w:tcPr>
          <w:p w14:paraId="46AEC246" w14:textId="25D11D86" w:rsidR="003F1F8A" w:rsidRPr="001504F8" w:rsidRDefault="003F1F8A" w:rsidP="003F1F8A">
            <w:pPr>
              <w:pStyle w:val="Normal1"/>
              <w:jc w:val="right"/>
              <w:rPr>
                <w:sz w:val="18"/>
                <w:szCs w:val="18"/>
              </w:rPr>
            </w:pPr>
            <w:r w:rsidRPr="001504F8">
              <w:rPr>
                <w:sz w:val="18"/>
                <w:szCs w:val="18"/>
              </w:rPr>
              <w:t>Active-Fast</w:t>
            </w:r>
          </w:p>
        </w:tc>
        <w:tc>
          <w:tcPr>
            <w:tcW w:w="760" w:type="dxa"/>
            <w:tcBorders>
              <w:top w:val="single" w:sz="8" w:space="0" w:color="auto"/>
            </w:tcBorders>
            <w:vAlign w:val="center"/>
          </w:tcPr>
          <w:p w14:paraId="395FBFBC" w14:textId="77777777" w:rsidR="003F1F8A" w:rsidRPr="001504F8" w:rsidRDefault="003F1F8A" w:rsidP="003F1F8A">
            <w:pPr>
              <w:pStyle w:val="Normal1"/>
              <w:jc w:val="right"/>
              <w:rPr>
                <w:sz w:val="18"/>
                <w:szCs w:val="18"/>
              </w:rPr>
            </w:pPr>
            <w:r w:rsidRPr="001504F8">
              <w:rPr>
                <w:sz w:val="18"/>
                <w:szCs w:val="18"/>
              </w:rPr>
              <w:t>1</w:t>
            </w:r>
          </w:p>
        </w:tc>
        <w:tc>
          <w:tcPr>
            <w:tcW w:w="1650" w:type="dxa"/>
            <w:tcBorders>
              <w:top w:val="single" w:sz="8" w:space="0" w:color="auto"/>
            </w:tcBorders>
            <w:vAlign w:val="center"/>
          </w:tcPr>
          <w:p w14:paraId="294B7401" w14:textId="77945800" w:rsidR="003F1F8A" w:rsidRPr="001504F8" w:rsidRDefault="003F1F8A" w:rsidP="003F1F8A">
            <w:pPr>
              <w:pStyle w:val="Normal1"/>
              <w:jc w:val="right"/>
              <w:rPr>
                <w:sz w:val="18"/>
                <w:szCs w:val="18"/>
              </w:rPr>
            </w:pPr>
            <w:r w:rsidRPr="001504F8">
              <w:rPr>
                <w:color w:val="auto"/>
                <w:sz w:val="18"/>
                <w:szCs w:val="18"/>
              </w:rPr>
              <w:t>Y-active_slow_1</w:t>
            </w:r>
          </w:p>
        </w:tc>
        <w:tc>
          <w:tcPr>
            <w:tcW w:w="1175" w:type="dxa"/>
            <w:tcBorders>
              <w:top w:val="single" w:sz="8" w:space="0" w:color="auto"/>
            </w:tcBorders>
            <w:vAlign w:val="center"/>
          </w:tcPr>
          <w:p w14:paraId="4EAE02A2" w14:textId="6CF1180D" w:rsidR="003F1F8A" w:rsidRPr="001504F8" w:rsidRDefault="003F1F8A" w:rsidP="003F1F8A">
            <w:pPr>
              <w:pStyle w:val="Normal1"/>
              <w:jc w:val="right"/>
              <w:rPr>
                <w:sz w:val="18"/>
                <w:szCs w:val="18"/>
              </w:rPr>
            </w:pPr>
            <w:r w:rsidRPr="001504F8">
              <w:rPr>
                <w:color w:val="auto"/>
                <w:sz w:val="18"/>
                <w:szCs w:val="18"/>
              </w:rPr>
              <w:t>12,146,289</w:t>
            </w:r>
          </w:p>
        </w:tc>
        <w:tc>
          <w:tcPr>
            <w:tcW w:w="1560" w:type="dxa"/>
            <w:tcBorders>
              <w:top w:val="single" w:sz="8" w:space="0" w:color="auto"/>
            </w:tcBorders>
          </w:tcPr>
          <w:p w14:paraId="04A7EA81" w14:textId="717B333F" w:rsidR="003F1F8A" w:rsidRPr="001504F8" w:rsidRDefault="003F1F8A" w:rsidP="003F1F8A">
            <w:pPr>
              <w:pStyle w:val="Normal1"/>
              <w:jc w:val="right"/>
              <w:rPr>
                <w:sz w:val="18"/>
                <w:szCs w:val="18"/>
              </w:rPr>
            </w:pPr>
            <w:r w:rsidRPr="001504F8">
              <w:rPr>
                <w:sz w:val="18"/>
                <w:szCs w:val="18"/>
              </w:rPr>
              <w:t>SRX2528399</w:t>
            </w:r>
          </w:p>
        </w:tc>
      </w:tr>
      <w:tr w:rsidR="003F1F8A" w:rsidRPr="001504F8" w14:paraId="47D80052" w14:textId="77777777" w:rsidTr="003F1F8A">
        <w:trPr>
          <w:trHeight w:val="201"/>
        </w:trPr>
        <w:tc>
          <w:tcPr>
            <w:tcW w:w="993" w:type="dxa"/>
            <w:vMerge/>
            <w:vAlign w:val="center"/>
          </w:tcPr>
          <w:p w14:paraId="6D2C35C6" w14:textId="77777777" w:rsidR="003F1F8A" w:rsidRPr="001504F8" w:rsidRDefault="003F1F8A" w:rsidP="003F1F8A">
            <w:pPr>
              <w:pStyle w:val="Normal1"/>
              <w:jc w:val="right"/>
              <w:rPr>
                <w:sz w:val="18"/>
                <w:szCs w:val="18"/>
              </w:rPr>
            </w:pPr>
          </w:p>
        </w:tc>
        <w:tc>
          <w:tcPr>
            <w:tcW w:w="1225" w:type="dxa"/>
            <w:vMerge/>
            <w:vAlign w:val="center"/>
          </w:tcPr>
          <w:p w14:paraId="5417E3D7" w14:textId="368D0827" w:rsidR="003F1F8A" w:rsidRPr="001504F8" w:rsidRDefault="003F1F8A" w:rsidP="003F1F8A">
            <w:pPr>
              <w:pStyle w:val="Normal1"/>
              <w:jc w:val="right"/>
              <w:rPr>
                <w:sz w:val="18"/>
                <w:szCs w:val="18"/>
              </w:rPr>
            </w:pPr>
          </w:p>
        </w:tc>
        <w:tc>
          <w:tcPr>
            <w:tcW w:w="2035" w:type="dxa"/>
            <w:vMerge/>
            <w:vAlign w:val="center"/>
          </w:tcPr>
          <w:p w14:paraId="338C9323" w14:textId="77777777" w:rsidR="003F1F8A" w:rsidRPr="001504F8" w:rsidRDefault="003F1F8A" w:rsidP="003F1F8A">
            <w:pPr>
              <w:pStyle w:val="Normal1"/>
              <w:jc w:val="right"/>
              <w:rPr>
                <w:sz w:val="18"/>
                <w:szCs w:val="18"/>
              </w:rPr>
            </w:pPr>
          </w:p>
        </w:tc>
        <w:tc>
          <w:tcPr>
            <w:tcW w:w="760" w:type="dxa"/>
            <w:vAlign w:val="center"/>
          </w:tcPr>
          <w:p w14:paraId="32F56C00"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0C3CFE04" w14:textId="16EA3F4B" w:rsidR="003F1F8A" w:rsidRPr="001504F8" w:rsidRDefault="003F1F8A" w:rsidP="003F1F8A">
            <w:pPr>
              <w:pStyle w:val="Normal1"/>
              <w:jc w:val="right"/>
              <w:rPr>
                <w:sz w:val="18"/>
                <w:szCs w:val="18"/>
              </w:rPr>
            </w:pPr>
            <w:r w:rsidRPr="001504F8">
              <w:rPr>
                <w:color w:val="auto"/>
                <w:sz w:val="18"/>
                <w:szCs w:val="18"/>
              </w:rPr>
              <w:t>Y-active_slow_2</w:t>
            </w:r>
          </w:p>
        </w:tc>
        <w:tc>
          <w:tcPr>
            <w:tcW w:w="1175" w:type="dxa"/>
            <w:vAlign w:val="center"/>
          </w:tcPr>
          <w:p w14:paraId="1AE993E8" w14:textId="72A69252" w:rsidR="003F1F8A" w:rsidRPr="001504F8" w:rsidRDefault="003F1F8A" w:rsidP="003F1F8A">
            <w:pPr>
              <w:pStyle w:val="Normal1"/>
              <w:jc w:val="right"/>
              <w:rPr>
                <w:sz w:val="18"/>
                <w:szCs w:val="18"/>
              </w:rPr>
            </w:pPr>
            <w:r w:rsidRPr="001504F8">
              <w:rPr>
                <w:color w:val="auto"/>
                <w:sz w:val="18"/>
                <w:szCs w:val="18"/>
              </w:rPr>
              <w:t>11,076,841</w:t>
            </w:r>
          </w:p>
        </w:tc>
        <w:tc>
          <w:tcPr>
            <w:tcW w:w="1560" w:type="dxa"/>
          </w:tcPr>
          <w:p w14:paraId="0DDBE474" w14:textId="1E69FCBD" w:rsidR="003F1F8A" w:rsidRPr="001504F8" w:rsidRDefault="003F1F8A" w:rsidP="003F1F8A">
            <w:pPr>
              <w:pStyle w:val="Normal1"/>
              <w:jc w:val="right"/>
              <w:rPr>
                <w:sz w:val="18"/>
                <w:szCs w:val="18"/>
              </w:rPr>
            </w:pPr>
            <w:r w:rsidRPr="001504F8">
              <w:rPr>
                <w:sz w:val="18"/>
                <w:szCs w:val="18"/>
              </w:rPr>
              <w:t>SRX2528400</w:t>
            </w:r>
          </w:p>
        </w:tc>
      </w:tr>
      <w:tr w:rsidR="003F1F8A" w:rsidRPr="001504F8" w14:paraId="79D3FD88" w14:textId="77777777" w:rsidTr="003F1F8A">
        <w:trPr>
          <w:trHeight w:val="188"/>
        </w:trPr>
        <w:tc>
          <w:tcPr>
            <w:tcW w:w="993" w:type="dxa"/>
            <w:vMerge/>
            <w:vAlign w:val="center"/>
          </w:tcPr>
          <w:p w14:paraId="44911CE2" w14:textId="77777777" w:rsidR="003F1F8A" w:rsidRPr="001504F8" w:rsidRDefault="003F1F8A" w:rsidP="003F1F8A">
            <w:pPr>
              <w:pStyle w:val="Normal1"/>
              <w:jc w:val="right"/>
              <w:rPr>
                <w:sz w:val="18"/>
                <w:szCs w:val="18"/>
              </w:rPr>
            </w:pPr>
          </w:p>
        </w:tc>
        <w:tc>
          <w:tcPr>
            <w:tcW w:w="1225" w:type="dxa"/>
            <w:vMerge/>
            <w:vAlign w:val="center"/>
          </w:tcPr>
          <w:p w14:paraId="0E0DF4CE" w14:textId="1E405DC0" w:rsidR="003F1F8A" w:rsidRPr="001504F8" w:rsidRDefault="003F1F8A" w:rsidP="003F1F8A">
            <w:pPr>
              <w:pStyle w:val="Normal1"/>
              <w:jc w:val="right"/>
              <w:rPr>
                <w:sz w:val="18"/>
                <w:szCs w:val="18"/>
              </w:rPr>
            </w:pPr>
          </w:p>
        </w:tc>
        <w:tc>
          <w:tcPr>
            <w:tcW w:w="2035" w:type="dxa"/>
            <w:vMerge/>
            <w:vAlign w:val="center"/>
          </w:tcPr>
          <w:p w14:paraId="48752920" w14:textId="77777777" w:rsidR="003F1F8A" w:rsidRPr="001504F8" w:rsidRDefault="003F1F8A" w:rsidP="003F1F8A">
            <w:pPr>
              <w:pStyle w:val="Normal1"/>
              <w:jc w:val="right"/>
              <w:rPr>
                <w:sz w:val="18"/>
                <w:szCs w:val="18"/>
              </w:rPr>
            </w:pPr>
          </w:p>
        </w:tc>
        <w:tc>
          <w:tcPr>
            <w:tcW w:w="760" w:type="dxa"/>
            <w:vAlign w:val="center"/>
          </w:tcPr>
          <w:p w14:paraId="51B7837F"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083C74EF" w14:textId="1F8357C4" w:rsidR="003F1F8A" w:rsidRPr="001504F8" w:rsidRDefault="003F1F8A" w:rsidP="003F1F8A">
            <w:pPr>
              <w:pStyle w:val="Normal1"/>
              <w:jc w:val="right"/>
              <w:rPr>
                <w:sz w:val="18"/>
                <w:szCs w:val="18"/>
              </w:rPr>
            </w:pPr>
            <w:r w:rsidRPr="001504F8">
              <w:rPr>
                <w:color w:val="auto"/>
                <w:sz w:val="18"/>
                <w:szCs w:val="18"/>
              </w:rPr>
              <w:t>Y-active_slow_3</w:t>
            </w:r>
          </w:p>
        </w:tc>
        <w:tc>
          <w:tcPr>
            <w:tcW w:w="1175" w:type="dxa"/>
            <w:vAlign w:val="center"/>
          </w:tcPr>
          <w:p w14:paraId="125EA77B" w14:textId="58DCE235" w:rsidR="003F1F8A" w:rsidRPr="001504F8" w:rsidRDefault="003F1F8A" w:rsidP="003F1F8A">
            <w:pPr>
              <w:pStyle w:val="Normal1"/>
              <w:jc w:val="right"/>
              <w:rPr>
                <w:sz w:val="18"/>
                <w:szCs w:val="18"/>
              </w:rPr>
            </w:pPr>
            <w:r w:rsidRPr="001504F8">
              <w:rPr>
                <w:color w:val="auto"/>
                <w:sz w:val="18"/>
                <w:szCs w:val="18"/>
              </w:rPr>
              <w:t>11,211,443</w:t>
            </w:r>
          </w:p>
        </w:tc>
        <w:tc>
          <w:tcPr>
            <w:tcW w:w="1560" w:type="dxa"/>
          </w:tcPr>
          <w:p w14:paraId="544BC511" w14:textId="63119415" w:rsidR="003F1F8A" w:rsidRPr="001504F8" w:rsidRDefault="003F1F8A" w:rsidP="003F1F8A">
            <w:pPr>
              <w:pStyle w:val="Normal1"/>
              <w:jc w:val="right"/>
              <w:rPr>
                <w:sz w:val="18"/>
                <w:szCs w:val="18"/>
              </w:rPr>
            </w:pPr>
            <w:r w:rsidRPr="001504F8">
              <w:rPr>
                <w:sz w:val="18"/>
                <w:szCs w:val="18"/>
              </w:rPr>
              <w:t>SRX2528401</w:t>
            </w:r>
          </w:p>
        </w:tc>
      </w:tr>
      <w:tr w:rsidR="003F1F8A" w:rsidRPr="001504F8" w14:paraId="03CF5682" w14:textId="77777777" w:rsidTr="003F1F8A">
        <w:trPr>
          <w:trHeight w:val="188"/>
        </w:trPr>
        <w:tc>
          <w:tcPr>
            <w:tcW w:w="993" w:type="dxa"/>
            <w:vMerge/>
            <w:vAlign w:val="center"/>
          </w:tcPr>
          <w:p w14:paraId="54B23ADF" w14:textId="77777777" w:rsidR="003F1F8A" w:rsidRPr="001504F8" w:rsidRDefault="003F1F8A" w:rsidP="003F1F8A">
            <w:pPr>
              <w:pStyle w:val="Normal1"/>
              <w:jc w:val="right"/>
              <w:rPr>
                <w:sz w:val="18"/>
                <w:szCs w:val="18"/>
              </w:rPr>
            </w:pPr>
          </w:p>
        </w:tc>
        <w:tc>
          <w:tcPr>
            <w:tcW w:w="1225" w:type="dxa"/>
            <w:vMerge/>
            <w:vAlign w:val="center"/>
          </w:tcPr>
          <w:p w14:paraId="54896F93" w14:textId="5FE57C3D" w:rsidR="003F1F8A" w:rsidRPr="001504F8" w:rsidRDefault="003F1F8A" w:rsidP="003F1F8A">
            <w:pPr>
              <w:pStyle w:val="Normal1"/>
              <w:jc w:val="right"/>
              <w:rPr>
                <w:sz w:val="18"/>
                <w:szCs w:val="18"/>
              </w:rPr>
            </w:pPr>
          </w:p>
        </w:tc>
        <w:tc>
          <w:tcPr>
            <w:tcW w:w="2035" w:type="dxa"/>
            <w:vMerge w:val="restart"/>
            <w:vAlign w:val="center"/>
          </w:tcPr>
          <w:p w14:paraId="378A5031" w14:textId="5FB78B4D" w:rsidR="003F1F8A" w:rsidRPr="001504F8" w:rsidRDefault="003F1F8A" w:rsidP="003F1F8A">
            <w:pPr>
              <w:pStyle w:val="Normal1"/>
              <w:jc w:val="right"/>
              <w:rPr>
                <w:sz w:val="18"/>
                <w:szCs w:val="18"/>
              </w:rPr>
            </w:pPr>
            <w:r w:rsidRPr="001504F8">
              <w:rPr>
                <w:sz w:val="18"/>
                <w:szCs w:val="18"/>
              </w:rPr>
              <w:t>Tun-Fast</w:t>
            </w:r>
          </w:p>
        </w:tc>
        <w:tc>
          <w:tcPr>
            <w:tcW w:w="760" w:type="dxa"/>
            <w:vAlign w:val="center"/>
          </w:tcPr>
          <w:p w14:paraId="50332FF5"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56C3A0C5" w14:textId="7E079B63" w:rsidR="003F1F8A" w:rsidRPr="001504F8" w:rsidRDefault="003F1F8A" w:rsidP="003F1F8A">
            <w:pPr>
              <w:pStyle w:val="Normal1"/>
              <w:jc w:val="right"/>
              <w:rPr>
                <w:sz w:val="18"/>
                <w:szCs w:val="18"/>
              </w:rPr>
            </w:pPr>
            <w:r w:rsidRPr="001504F8">
              <w:rPr>
                <w:color w:val="auto"/>
                <w:sz w:val="18"/>
                <w:szCs w:val="18"/>
              </w:rPr>
              <w:t>Y-tun_slow_ 1</w:t>
            </w:r>
          </w:p>
        </w:tc>
        <w:tc>
          <w:tcPr>
            <w:tcW w:w="1175" w:type="dxa"/>
            <w:vAlign w:val="center"/>
          </w:tcPr>
          <w:p w14:paraId="29FB8C72" w14:textId="4C4A7525" w:rsidR="003F1F8A" w:rsidRPr="001504F8" w:rsidRDefault="003F1F8A" w:rsidP="003F1F8A">
            <w:pPr>
              <w:pStyle w:val="Normal1"/>
              <w:jc w:val="right"/>
              <w:rPr>
                <w:sz w:val="18"/>
                <w:szCs w:val="18"/>
              </w:rPr>
            </w:pPr>
            <w:r w:rsidRPr="001504F8">
              <w:rPr>
                <w:color w:val="auto"/>
                <w:sz w:val="18"/>
                <w:szCs w:val="18"/>
              </w:rPr>
              <w:t>11,781,529</w:t>
            </w:r>
          </w:p>
        </w:tc>
        <w:tc>
          <w:tcPr>
            <w:tcW w:w="1560" w:type="dxa"/>
          </w:tcPr>
          <w:p w14:paraId="3247B3F4" w14:textId="346AD706" w:rsidR="003F1F8A" w:rsidRPr="001504F8" w:rsidRDefault="003F1F8A" w:rsidP="003F1F8A">
            <w:pPr>
              <w:pStyle w:val="Normal1"/>
              <w:jc w:val="right"/>
              <w:rPr>
                <w:sz w:val="18"/>
                <w:szCs w:val="18"/>
              </w:rPr>
            </w:pPr>
            <w:r w:rsidRPr="001504F8">
              <w:rPr>
                <w:sz w:val="18"/>
                <w:szCs w:val="18"/>
              </w:rPr>
              <w:t>SRX2528402</w:t>
            </w:r>
          </w:p>
        </w:tc>
      </w:tr>
      <w:tr w:rsidR="003F1F8A" w:rsidRPr="001504F8" w14:paraId="7160C38F" w14:textId="77777777" w:rsidTr="003F1F8A">
        <w:trPr>
          <w:trHeight w:val="201"/>
        </w:trPr>
        <w:tc>
          <w:tcPr>
            <w:tcW w:w="993" w:type="dxa"/>
            <w:vMerge/>
            <w:vAlign w:val="center"/>
          </w:tcPr>
          <w:p w14:paraId="44367BEA" w14:textId="77777777" w:rsidR="003F1F8A" w:rsidRPr="001504F8" w:rsidRDefault="003F1F8A" w:rsidP="003F1F8A">
            <w:pPr>
              <w:pStyle w:val="Normal1"/>
              <w:jc w:val="right"/>
              <w:rPr>
                <w:sz w:val="18"/>
                <w:szCs w:val="18"/>
              </w:rPr>
            </w:pPr>
          </w:p>
        </w:tc>
        <w:tc>
          <w:tcPr>
            <w:tcW w:w="1225" w:type="dxa"/>
            <w:vMerge/>
            <w:vAlign w:val="center"/>
          </w:tcPr>
          <w:p w14:paraId="793C8CCE" w14:textId="23ECE1EA" w:rsidR="003F1F8A" w:rsidRPr="001504F8" w:rsidRDefault="003F1F8A" w:rsidP="003F1F8A">
            <w:pPr>
              <w:pStyle w:val="Normal1"/>
              <w:jc w:val="right"/>
              <w:rPr>
                <w:sz w:val="18"/>
                <w:szCs w:val="18"/>
              </w:rPr>
            </w:pPr>
          </w:p>
        </w:tc>
        <w:tc>
          <w:tcPr>
            <w:tcW w:w="2035" w:type="dxa"/>
            <w:vMerge/>
            <w:vAlign w:val="center"/>
          </w:tcPr>
          <w:p w14:paraId="22F2C202" w14:textId="77777777" w:rsidR="003F1F8A" w:rsidRPr="001504F8" w:rsidRDefault="003F1F8A" w:rsidP="003F1F8A">
            <w:pPr>
              <w:pStyle w:val="Normal1"/>
              <w:jc w:val="right"/>
              <w:rPr>
                <w:sz w:val="18"/>
                <w:szCs w:val="18"/>
              </w:rPr>
            </w:pPr>
          </w:p>
        </w:tc>
        <w:tc>
          <w:tcPr>
            <w:tcW w:w="760" w:type="dxa"/>
            <w:vAlign w:val="center"/>
          </w:tcPr>
          <w:p w14:paraId="56099447"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488A418F" w14:textId="548A161D" w:rsidR="003F1F8A" w:rsidRPr="001504F8" w:rsidRDefault="003F1F8A" w:rsidP="003F1F8A">
            <w:pPr>
              <w:pStyle w:val="Normal1"/>
              <w:jc w:val="right"/>
              <w:rPr>
                <w:sz w:val="18"/>
                <w:szCs w:val="18"/>
              </w:rPr>
            </w:pPr>
            <w:r w:rsidRPr="001504F8">
              <w:rPr>
                <w:color w:val="auto"/>
                <w:sz w:val="18"/>
                <w:szCs w:val="18"/>
              </w:rPr>
              <w:t>Y-tun_slow_2</w:t>
            </w:r>
          </w:p>
        </w:tc>
        <w:tc>
          <w:tcPr>
            <w:tcW w:w="1175" w:type="dxa"/>
            <w:vAlign w:val="center"/>
          </w:tcPr>
          <w:p w14:paraId="7B01D5A6" w14:textId="3B8C37BF" w:rsidR="003F1F8A" w:rsidRPr="001504F8" w:rsidRDefault="003F1F8A" w:rsidP="003F1F8A">
            <w:pPr>
              <w:pStyle w:val="Normal1"/>
              <w:jc w:val="right"/>
              <w:rPr>
                <w:sz w:val="18"/>
                <w:szCs w:val="18"/>
              </w:rPr>
            </w:pPr>
            <w:r w:rsidRPr="001504F8">
              <w:rPr>
                <w:color w:val="auto"/>
                <w:sz w:val="18"/>
                <w:szCs w:val="18"/>
              </w:rPr>
              <w:t>11,966,104</w:t>
            </w:r>
          </w:p>
        </w:tc>
        <w:tc>
          <w:tcPr>
            <w:tcW w:w="1560" w:type="dxa"/>
          </w:tcPr>
          <w:p w14:paraId="106E452F" w14:textId="01C7E284" w:rsidR="003F1F8A" w:rsidRPr="001504F8" w:rsidRDefault="003F1F8A" w:rsidP="003F1F8A">
            <w:pPr>
              <w:pStyle w:val="Normal1"/>
              <w:jc w:val="right"/>
              <w:rPr>
                <w:sz w:val="18"/>
                <w:szCs w:val="18"/>
              </w:rPr>
            </w:pPr>
            <w:r w:rsidRPr="001504F8">
              <w:rPr>
                <w:sz w:val="18"/>
                <w:szCs w:val="18"/>
              </w:rPr>
              <w:t>SRX2528403</w:t>
            </w:r>
          </w:p>
        </w:tc>
      </w:tr>
      <w:tr w:rsidR="003F1F8A" w:rsidRPr="001504F8" w14:paraId="56AF5301" w14:textId="77777777" w:rsidTr="003F1F8A">
        <w:trPr>
          <w:trHeight w:val="188"/>
        </w:trPr>
        <w:tc>
          <w:tcPr>
            <w:tcW w:w="993" w:type="dxa"/>
            <w:vMerge/>
            <w:vAlign w:val="center"/>
          </w:tcPr>
          <w:p w14:paraId="283B3A97" w14:textId="77777777" w:rsidR="003F1F8A" w:rsidRPr="001504F8" w:rsidRDefault="003F1F8A" w:rsidP="003F1F8A">
            <w:pPr>
              <w:pStyle w:val="Normal1"/>
              <w:jc w:val="right"/>
              <w:rPr>
                <w:sz w:val="18"/>
                <w:szCs w:val="18"/>
              </w:rPr>
            </w:pPr>
          </w:p>
        </w:tc>
        <w:tc>
          <w:tcPr>
            <w:tcW w:w="1225" w:type="dxa"/>
            <w:vMerge/>
            <w:vAlign w:val="center"/>
          </w:tcPr>
          <w:p w14:paraId="03436D3B" w14:textId="4C26CFF2" w:rsidR="003F1F8A" w:rsidRPr="001504F8" w:rsidRDefault="003F1F8A" w:rsidP="003F1F8A">
            <w:pPr>
              <w:pStyle w:val="Normal1"/>
              <w:jc w:val="right"/>
              <w:rPr>
                <w:sz w:val="18"/>
                <w:szCs w:val="18"/>
              </w:rPr>
            </w:pPr>
          </w:p>
        </w:tc>
        <w:tc>
          <w:tcPr>
            <w:tcW w:w="2035" w:type="dxa"/>
            <w:vMerge/>
            <w:vAlign w:val="center"/>
          </w:tcPr>
          <w:p w14:paraId="4CC210A7" w14:textId="77777777" w:rsidR="003F1F8A" w:rsidRPr="001504F8" w:rsidRDefault="003F1F8A" w:rsidP="003F1F8A">
            <w:pPr>
              <w:pStyle w:val="Normal1"/>
              <w:jc w:val="right"/>
              <w:rPr>
                <w:sz w:val="18"/>
                <w:szCs w:val="18"/>
              </w:rPr>
            </w:pPr>
          </w:p>
        </w:tc>
        <w:tc>
          <w:tcPr>
            <w:tcW w:w="760" w:type="dxa"/>
            <w:vAlign w:val="center"/>
          </w:tcPr>
          <w:p w14:paraId="4C05B48E"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11EC8CEC" w14:textId="6C17318C" w:rsidR="003F1F8A" w:rsidRPr="001504F8" w:rsidRDefault="003F1F8A" w:rsidP="003F1F8A">
            <w:pPr>
              <w:pStyle w:val="Normal1"/>
              <w:jc w:val="right"/>
              <w:rPr>
                <w:sz w:val="18"/>
                <w:szCs w:val="18"/>
              </w:rPr>
            </w:pPr>
            <w:r w:rsidRPr="001504F8">
              <w:rPr>
                <w:color w:val="auto"/>
                <w:sz w:val="18"/>
                <w:szCs w:val="18"/>
              </w:rPr>
              <w:t>Y-tun_slow_3</w:t>
            </w:r>
          </w:p>
        </w:tc>
        <w:tc>
          <w:tcPr>
            <w:tcW w:w="1175" w:type="dxa"/>
            <w:vAlign w:val="center"/>
          </w:tcPr>
          <w:p w14:paraId="3AE6EB56" w14:textId="0B6E1DC5" w:rsidR="003F1F8A" w:rsidRPr="001504F8" w:rsidRDefault="003F1F8A" w:rsidP="003F1F8A">
            <w:pPr>
              <w:pStyle w:val="Normal1"/>
              <w:jc w:val="right"/>
              <w:rPr>
                <w:sz w:val="18"/>
                <w:szCs w:val="18"/>
              </w:rPr>
            </w:pPr>
            <w:r w:rsidRPr="001504F8">
              <w:rPr>
                <w:color w:val="auto"/>
                <w:sz w:val="18"/>
                <w:szCs w:val="18"/>
              </w:rPr>
              <w:t>12,361,848</w:t>
            </w:r>
          </w:p>
        </w:tc>
        <w:tc>
          <w:tcPr>
            <w:tcW w:w="1560" w:type="dxa"/>
          </w:tcPr>
          <w:p w14:paraId="47DF2586" w14:textId="6C49938E" w:rsidR="003F1F8A" w:rsidRPr="001504F8" w:rsidRDefault="003F1F8A" w:rsidP="003F1F8A">
            <w:pPr>
              <w:pStyle w:val="Normal1"/>
              <w:jc w:val="right"/>
              <w:rPr>
                <w:sz w:val="18"/>
                <w:szCs w:val="18"/>
              </w:rPr>
            </w:pPr>
            <w:r w:rsidRPr="001504F8">
              <w:rPr>
                <w:sz w:val="18"/>
                <w:szCs w:val="18"/>
              </w:rPr>
              <w:t>SRX2528404</w:t>
            </w:r>
          </w:p>
        </w:tc>
      </w:tr>
      <w:tr w:rsidR="003F1F8A" w:rsidRPr="001504F8" w14:paraId="569126E8" w14:textId="77777777" w:rsidTr="003F1F8A">
        <w:trPr>
          <w:trHeight w:val="188"/>
        </w:trPr>
        <w:tc>
          <w:tcPr>
            <w:tcW w:w="993" w:type="dxa"/>
            <w:vMerge w:val="restart"/>
            <w:vAlign w:val="center"/>
          </w:tcPr>
          <w:p w14:paraId="1F103897" w14:textId="6961C2A3" w:rsidR="003F1F8A" w:rsidRPr="001504F8" w:rsidRDefault="003F1F8A" w:rsidP="003F1F8A">
            <w:pPr>
              <w:pStyle w:val="Normal1"/>
              <w:jc w:val="right"/>
              <w:rPr>
                <w:sz w:val="18"/>
                <w:szCs w:val="18"/>
              </w:rPr>
            </w:pPr>
            <w:r w:rsidRPr="001504F8">
              <w:rPr>
                <w:sz w:val="18"/>
                <w:szCs w:val="18"/>
              </w:rPr>
              <w:t>30</w:t>
            </w:r>
          </w:p>
        </w:tc>
        <w:tc>
          <w:tcPr>
            <w:tcW w:w="1225" w:type="dxa"/>
            <w:vMerge/>
            <w:vAlign w:val="center"/>
          </w:tcPr>
          <w:p w14:paraId="4C57A98F" w14:textId="33E4B524" w:rsidR="003F1F8A" w:rsidRPr="001504F8" w:rsidRDefault="003F1F8A" w:rsidP="003F1F8A">
            <w:pPr>
              <w:pStyle w:val="Normal1"/>
              <w:jc w:val="right"/>
              <w:rPr>
                <w:sz w:val="18"/>
                <w:szCs w:val="18"/>
              </w:rPr>
            </w:pPr>
          </w:p>
        </w:tc>
        <w:tc>
          <w:tcPr>
            <w:tcW w:w="2035" w:type="dxa"/>
            <w:vMerge w:val="restart"/>
            <w:vAlign w:val="center"/>
          </w:tcPr>
          <w:p w14:paraId="5A10AF56" w14:textId="75637B17" w:rsidR="003F1F8A" w:rsidRPr="001504F8" w:rsidRDefault="003F1F8A" w:rsidP="003F1F8A">
            <w:pPr>
              <w:pStyle w:val="Normal1"/>
              <w:jc w:val="right"/>
              <w:rPr>
                <w:sz w:val="18"/>
                <w:szCs w:val="18"/>
              </w:rPr>
            </w:pPr>
            <w:r w:rsidRPr="001504F8">
              <w:rPr>
                <w:sz w:val="18"/>
                <w:szCs w:val="18"/>
              </w:rPr>
              <w:t>Active-Slow</w:t>
            </w:r>
          </w:p>
        </w:tc>
        <w:tc>
          <w:tcPr>
            <w:tcW w:w="760" w:type="dxa"/>
            <w:vAlign w:val="center"/>
          </w:tcPr>
          <w:p w14:paraId="4D234EA8"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5E8D69C2" w14:textId="27E97874" w:rsidR="003F1F8A" w:rsidRPr="001504F8" w:rsidRDefault="003F1F8A" w:rsidP="003F1F8A">
            <w:pPr>
              <w:pStyle w:val="Normal1"/>
              <w:jc w:val="right"/>
              <w:rPr>
                <w:sz w:val="18"/>
                <w:szCs w:val="18"/>
              </w:rPr>
            </w:pPr>
            <w:r w:rsidRPr="001504F8">
              <w:rPr>
                <w:color w:val="auto"/>
                <w:sz w:val="18"/>
                <w:szCs w:val="18"/>
              </w:rPr>
              <w:t>Y-active_fast_1</w:t>
            </w:r>
          </w:p>
        </w:tc>
        <w:tc>
          <w:tcPr>
            <w:tcW w:w="1175" w:type="dxa"/>
            <w:vAlign w:val="center"/>
          </w:tcPr>
          <w:p w14:paraId="721F1270" w14:textId="2853B55B" w:rsidR="003F1F8A" w:rsidRPr="001504F8" w:rsidRDefault="003F1F8A" w:rsidP="003F1F8A">
            <w:pPr>
              <w:pStyle w:val="Normal1"/>
              <w:jc w:val="right"/>
              <w:rPr>
                <w:sz w:val="18"/>
                <w:szCs w:val="18"/>
              </w:rPr>
            </w:pPr>
            <w:r w:rsidRPr="001504F8">
              <w:rPr>
                <w:color w:val="auto"/>
                <w:sz w:val="18"/>
                <w:szCs w:val="18"/>
              </w:rPr>
              <w:t>31,330,380</w:t>
            </w:r>
          </w:p>
        </w:tc>
        <w:tc>
          <w:tcPr>
            <w:tcW w:w="1560" w:type="dxa"/>
          </w:tcPr>
          <w:p w14:paraId="2D134029" w14:textId="1ABC11F6" w:rsidR="003F1F8A" w:rsidRPr="001504F8" w:rsidRDefault="003F1F8A" w:rsidP="003F1F8A">
            <w:pPr>
              <w:pStyle w:val="Normal1"/>
              <w:jc w:val="right"/>
              <w:rPr>
                <w:sz w:val="18"/>
                <w:szCs w:val="18"/>
              </w:rPr>
            </w:pPr>
            <w:r w:rsidRPr="001504F8">
              <w:rPr>
                <w:sz w:val="18"/>
                <w:szCs w:val="18"/>
              </w:rPr>
              <w:t>SRX2528405</w:t>
            </w:r>
          </w:p>
        </w:tc>
      </w:tr>
      <w:tr w:rsidR="003F1F8A" w:rsidRPr="001504F8" w14:paraId="3F94B527" w14:textId="77777777" w:rsidTr="003F1F8A">
        <w:trPr>
          <w:trHeight w:val="188"/>
        </w:trPr>
        <w:tc>
          <w:tcPr>
            <w:tcW w:w="993" w:type="dxa"/>
            <w:vMerge/>
            <w:vAlign w:val="center"/>
          </w:tcPr>
          <w:p w14:paraId="198E6D19" w14:textId="77F11FCD" w:rsidR="003F1F8A" w:rsidRPr="001504F8" w:rsidRDefault="003F1F8A" w:rsidP="003F1F8A">
            <w:pPr>
              <w:pStyle w:val="Normal1"/>
              <w:jc w:val="right"/>
              <w:rPr>
                <w:sz w:val="18"/>
                <w:szCs w:val="18"/>
              </w:rPr>
            </w:pPr>
          </w:p>
        </w:tc>
        <w:tc>
          <w:tcPr>
            <w:tcW w:w="1225" w:type="dxa"/>
            <w:vMerge/>
          </w:tcPr>
          <w:p w14:paraId="07FC1142" w14:textId="2E2ED298" w:rsidR="003F1F8A" w:rsidRPr="001504F8" w:rsidRDefault="003F1F8A" w:rsidP="003F1F8A">
            <w:pPr>
              <w:pStyle w:val="Normal1"/>
              <w:jc w:val="right"/>
              <w:rPr>
                <w:sz w:val="18"/>
                <w:szCs w:val="18"/>
              </w:rPr>
            </w:pPr>
          </w:p>
        </w:tc>
        <w:tc>
          <w:tcPr>
            <w:tcW w:w="2035" w:type="dxa"/>
            <w:vMerge/>
            <w:vAlign w:val="center"/>
          </w:tcPr>
          <w:p w14:paraId="6C2EB4CA" w14:textId="77777777" w:rsidR="003F1F8A" w:rsidRPr="001504F8" w:rsidRDefault="003F1F8A" w:rsidP="003F1F8A">
            <w:pPr>
              <w:pStyle w:val="Normal1"/>
              <w:jc w:val="right"/>
              <w:rPr>
                <w:sz w:val="18"/>
                <w:szCs w:val="18"/>
              </w:rPr>
            </w:pPr>
          </w:p>
        </w:tc>
        <w:tc>
          <w:tcPr>
            <w:tcW w:w="760" w:type="dxa"/>
            <w:vAlign w:val="center"/>
          </w:tcPr>
          <w:p w14:paraId="56DAA2D7"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1CA5FCE1" w14:textId="6206A3F1" w:rsidR="003F1F8A" w:rsidRPr="001504F8" w:rsidRDefault="003F1F8A" w:rsidP="003F1F8A">
            <w:pPr>
              <w:pStyle w:val="Normal1"/>
              <w:jc w:val="right"/>
              <w:rPr>
                <w:sz w:val="18"/>
                <w:szCs w:val="18"/>
              </w:rPr>
            </w:pPr>
            <w:r w:rsidRPr="001504F8">
              <w:rPr>
                <w:color w:val="auto"/>
                <w:sz w:val="18"/>
                <w:szCs w:val="18"/>
              </w:rPr>
              <w:t>Y-active_fast_2</w:t>
            </w:r>
          </w:p>
        </w:tc>
        <w:tc>
          <w:tcPr>
            <w:tcW w:w="1175" w:type="dxa"/>
            <w:vAlign w:val="center"/>
          </w:tcPr>
          <w:p w14:paraId="26E3175C" w14:textId="3F2A3550" w:rsidR="003F1F8A" w:rsidRPr="001504F8" w:rsidRDefault="003F1F8A" w:rsidP="003F1F8A">
            <w:pPr>
              <w:pStyle w:val="Normal1"/>
              <w:jc w:val="right"/>
              <w:rPr>
                <w:sz w:val="18"/>
                <w:szCs w:val="18"/>
              </w:rPr>
            </w:pPr>
            <w:r w:rsidRPr="001504F8">
              <w:rPr>
                <w:color w:val="auto"/>
                <w:sz w:val="18"/>
                <w:szCs w:val="18"/>
              </w:rPr>
              <w:t>35,320,831</w:t>
            </w:r>
          </w:p>
        </w:tc>
        <w:tc>
          <w:tcPr>
            <w:tcW w:w="1560" w:type="dxa"/>
          </w:tcPr>
          <w:p w14:paraId="7103F32B" w14:textId="3C09BD9E" w:rsidR="003F1F8A" w:rsidRPr="001504F8" w:rsidRDefault="003F1F8A" w:rsidP="003F1F8A">
            <w:pPr>
              <w:pStyle w:val="Normal1"/>
              <w:jc w:val="right"/>
              <w:rPr>
                <w:sz w:val="18"/>
                <w:szCs w:val="18"/>
              </w:rPr>
            </w:pPr>
            <w:r w:rsidRPr="001504F8">
              <w:rPr>
                <w:sz w:val="18"/>
                <w:szCs w:val="18"/>
              </w:rPr>
              <w:t>SRX2528406</w:t>
            </w:r>
          </w:p>
        </w:tc>
      </w:tr>
      <w:tr w:rsidR="003F1F8A" w:rsidRPr="001504F8" w14:paraId="27D83E3F" w14:textId="77777777" w:rsidTr="003F1F8A">
        <w:trPr>
          <w:trHeight w:val="188"/>
        </w:trPr>
        <w:tc>
          <w:tcPr>
            <w:tcW w:w="993" w:type="dxa"/>
            <w:vMerge/>
            <w:vAlign w:val="center"/>
          </w:tcPr>
          <w:p w14:paraId="46F66ED0" w14:textId="283D4630" w:rsidR="003F1F8A" w:rsidRPr="001504F8" w:rsidRDefault="003F1F8A" w:rsidP="003F1F8A">
            <w:pPr>
              <w:pStyle w:val="Normal1"/>
              <w:jc w:val="right"/>
              <w:rPr>
                <w:sz w:val="18"/>
                <w:szCs w:val="18"/>
              </w:rPr>
            </w:pPr>
          </w:p>
        </w:tc>
        <w:tc>
          <w:tcPr>
            <w:tcW w:w="1225" w:type="dxa"/>
            <w:vMerge/>
          </w:tcPr>
          <w:p w14:paraId="7705ECA3" w14:textId="4991E9C9" w:rsidR="003F1F8A" w:rsidRPr="001504F8" w:rsidRDefault="003F1F8A" w:rsidP="003F1F8A">
            <w:pPr>
              <w:pStyle w:val="Normal1"/>
              <w:jc w:val="right"/>
              <w:rPr>
                <w:sz w:val="18"/>
                <w:szCs w:val="18"/>
              </w:rPr>
            </w:pPr>
          </w:p>
        </w:tc>
        <w:tc>
          <w:tcPr>
            <w:tcW w:w="2035" w:type="dxa"/>
            <w:vMerge/>
            <w:vAlign w:val="center"/>
          </w:tcPr>
          <w:p w14:paraId="39542991" w14:textId="77777777" w:rsidR="003F1F8A" w:rsidRPr="001504F8" w:rsidRDefault="003F1F8A" w:rsidP="003F1F8A">
            <w:pPr>
              <w:pStyle w:val="Normal1"/>
              <w:jc w:val="right"/>
              <w:rPr>
                <w:sz w:val="18"/>
                <w:szCs w:val="18"/>
              </w:rPr>
            </w:pPr>
          </w:p>
        </w:tc>
        <w:tc>
          <w:tcPr>
            <w:tcW w:w="760" w:type="dxa"/>
            <w:vAlign w:val="center"/>
          </w:tcPr>
          <w:p w14:paraId="6CCB7F5B"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55E1C489" w14:textId="70715CC0" w:rsidR="003F1F8A" w:rsidRPr="001504F8" w:rsidRDefault="003F1F8A" w:rsidP="003F1F8A">
            <w:pPr>
              <w:pStyle w:val="Normal1"/>
              <w:jc w:val="right"/>
              <w:rPr>
                <w:sz w:val="18"/>
                <w:szCs w:val="18"/>
              </w:rPr>
            </w:pPr>
            <w:r w:rsidRPr="001504F8">
              <w:rPr>
                <w:color w:val="auto"/>
                <w:sz w:val="18"/>
                <w:szCs w:val="18"/>
              </w:rPr>
              <w:t>Y-active_fast_3</w:t>
            </w:r>
          </w:p>
        </w:tc>
        <w:tc>
          <w:tcPr>
            <w:tcW w:w="1175" w:type="dxa"/>
            <w:vAlign w:val="center"/>
          </w:tcPr>
          <w:p w14:paraId="513DACFC" w14:textId="47A0B0CF" w:rsidR="003F1F8A" w:rsidRPr="001504F8" w:rsidRDefault="003F1F8A" w:rsidP="003F1F8A">
            <w:pPr>
              <w:pStyle w:val="Normal1"/>
              <w:jc w:val="right"/>
              <w:rPr>
                <w:sz w:val="18"/>
                <w:szCs w:val="18"/>
              </w:rPr>
            </w:pPr>
            <w:r w:rsidRPr="001504F8">
              <w:rPr>
                <w:color w:val="auto"/>
                <w:sz w:val="18"/>
                <w:szCs w:val="18"/>
              </w:rPr>
              <w:t>36,895,441</w:t>
            </w:r>
          </w:p>
        </w:tc>
        <w:tc>
          <w:tcPr>
            <w:tcW w:w="1560" w:type="dxa"/>
          </w:tcPr>
          <w:p w14:paraId="46222AFE" w14:textId="5CBC3987" w:rsidR="003F1F8A" w:rsidRPr="001504F8" w:rsidRDefault="003F1F8A" w:rsidP="003F1F8A">
            <w:pPr>
              <w:pStyle w:val="Normal1"/>
              <w:jc w:val="right"/>
              <w:rPr>
                <w:sz w:val="18"/>
                <w:szCs w:val="18"/>
              </w:rPr>
            </w:pPr>
            <w:r w:rsidRPr="001504F8">
              <w:rPr>
                <w:sz w:val="18"/>
                <w:szCs w:val="18"/>
              </w:rPr>
              <w:t>SRX2528407</w:t>
            </w:r>
          </w:p>
        </w:tc>
      </w:tr>
      <w:tr w:rsidR="003F1F8A" w:rsidRPr="001504F8" w14:paraId="505EE479" w14:textId="77777777" w:rsidTr="003F1F8A">
        <w:trPr>
          <w:trHeight w:val="188"/>
        </w:trPr>
        <w:tc>
          <w:tcPr>
            <w:tcW w:w="993" w:type="dxa"/>
            <w:vMerge/>
            <w:vAlign w:val="center"/>
          </w:tcPr>
          <w:p w14:paraId="2DD8C6E9" w14:textId="0C91D032" w:rsidR="003F1F8A" w:rsidRPr="001504F8" w:rsidRDefault="003F1F8A" w:rsidP="003F1F8A">
            <w:pPr>
              <w:pStyle w:val="Normal1"/>
              <w:jc w:val="right"/>
              <w:rPr>
                <w:sz w:val="18"/>
                <w:szCs w:val="18"/>
              </w:rPr>
            </w:pPr>
          </w:p>
        </w:tc>
        <w:tc>
          <w:tcPr>
            <w:tcW w:w="1225" w:type="dxa"/>
            <w:vMerge/>
          </w:tcPr>
          <w:p w14:paraId="7053B22E" w14:textId="19185CB8" w:rsidR="003F1F8A" w:rsidRPr="001504F8" w:rsidRDefault="003F1F8A" w:rsidP="003F1F8A">
            <w:pPr>
              <w:pStyle w:val="Normal1"/>
              <w:jc w:val="right"/>
              <w:rPr>
                <w:sz w:val="18"/>
                <w:szCs w:val="18"/>
              </w:rPr>
            </w:pPr>
          </w:p>
        </w:tc>
        <w:tc>
          <w:tcPr>
            <w:tcW w:w="2035" w:type="dxa"/>
            <w:vMerge w:val="restart"/>
            <w:vAlign w:val="center"/>
          </w:tcPr>
          <w:p w14:paraId="55E7913C" w14:textId="34B57247" w:rsidR="003F1F8A" w:rsidRPr="001504F8" w:rsidRDefault="003F1F8A" w:rsidP="003F1F8A">
            <w:pPr>
              <w:pStyle w:val="Normal1"/>
              <w:jc w:val="right"/>
              <w:rPr>
                <w:sz w:val="18"/>
                <w:szCs w:val="18"/>
              </w:rPr>
            </w:pPr>
            <w:r w:rsidRPr="001504F8">
              <w:rPr>
                <w:sz w:val="18"/>
                <w:szCs w:val="18"/>
              </w:rPr>
              <w:t>Tun-Slow</w:t>
            </w:r>
          </w:p>
        </w:tc>
        <w:tc>
          <w:tcPr>
            <w:tcW w:w="760" w:type="dxa"/>
            <w:vAlign w:val="center"/>
          </w:tcPr>
          <w:p w14:paraId="2FBB94D2"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4A4916F4" w14:textId="2B1BB0DA" w:rsidR="003F1F8A" w:rsidRPr="001504F8" w:rsidRDefault="003F1F8A" w:rsidP="003F1F8A">
            <w:pPr>
              <w:pStyle w:val="Normal1"/>
              <w:jc w:val="right"/>
              <w:rPr>
                <w:sz w:val="18"/>
                <w:szCs w:val="18"/>
              </w:rPr>
            </w:pPr>
            <w:r w:rsidRPr="001504F8">
              <w:rPr>
                <w:color w:val="auto"/>
                <w:sz w:val="18"/>
                <w:szCs w:val="18"/>
              </w:rPr>
              <w:t>Y-tun_fast_1</w:t>
            </w:r>
          </w:p>
        </w:tc>
        <w:tc>
          <w:tcPr>
            <w:tcW w:w="1175" w:type="dxa"/>
            <w:vAlign w:val="center"/>
          </w:tcPr>
          <w:p w14:paraId="7102603C" w14:textId="529E92FF" w:rsidR="003F1F8A" w:rsidRPr="001504F8" w:rsidRDefault="003F1F8A" w:rsidP="003F1F8A">
            <w:pPr>
              <w:pStyle w:val="Normal1"/>
              <w:jc w:val="right"/>
              <w:rPr>
                <w:sz w:val="18"/>
                <w:szCs w:val="18"/>
              </w:rPr>
            </w:pPr>
            <w:r w:rsidRPr="001504F8">
              <w:rPr>
                <w:color w:val="auto"/>
                <w:sz w:val="18"/>
                <w:szCs w:val="18"/>
              </w:rPr>
              <w:t>35,469,871</w:t>
            </w:r>
          </w:p>
        </w:tc>
        <w:tc>
          <w:tcPr>
            <w:tcW w:w="1560" w:type="dxa"/>
          </w:tcPr>
          <w:p w14:paraId="0332D696" w14:textId="3BF7D5CC" w:rsidR="003F1F8A" w:rsidRPr="001504F8" w:rsidRDefault="003F1F8A" w:rsidP="003F1F8A">
            <w:pPr>
              <w:pStyle w:val="Normal1"/>
              <w:jc w:val="right"/>
              <w:rPr>
                <w:sz w:val="18"/>
                <w:szCs w:val="18"/>
              </w:rPr>
            </w:pPr>
            <w:r w:rsidRPr="001504F8">
              <w:rPr>
                <w:sz w:val="18"/>
                <w:szCs w:val="18"/>
              </w:rPr>
              <w:t>SRX2528408</w:t>
            </w:r>
          </w:p>
        </w:tc>
      </w:tr>
      <w:tr w:rsidR="003F1F8A" w:rsidRPr="001504F8" w14:paraId="37A7227E" w14:textId="77777777" w:rsidTr="003F1F8A">
        <w:trPr>
          <w:trHeight w:val="188"/>
        </w:trPr>
        <w:tc>
          <w:tcPr>
            <w:tcW w:w="993" w:type="dxa"/>
            <w:vMerge/>
            <w:vAlign w:val="center"/>
          </w:tcPr>
          <w:p w14:paraId="636FE7B3" w14:textId="17670D19" w:rsidR="003F1F8A" w:rsidRPr="001504F8" w:rsidRDefault="003F1F8A" w:rsidP="003F1F8A">
            <w:pPr>
              <w:pStyle w:val="Normal1"/>
              <w:jc w:val="right"/>
              <w:rPr>
                <w:sz w:val="18"/>
                <w:szCs w:val="18"/>
              </w:rPr>
            </w:pPr>
          </w:p>
        </w:tc>
        <w:tc>
          <w:tcPr>
            <w:tcW w:w="1225" w:type="dxa"/>
            <w:vMerge/>
          </w:tcPr>
          <w:p w14:paraId="5718A487" w14:textId="776ED9A6" w:rsidR="003F1F8A" w:rsidRPr="001504F8" w:rsidRDefault="003F1F8A" w:rsidP="003F1F8A">
            <w:pPr>
              <w:pStyle w:val="Normal1"/>
              <w:jc w:val="right"/>
              <w:rPr>
                <w:sz w:val="18"/>
                <w:szCs w:val="18"/>
              </w:rPr>
            </w:pPr>
          </w:p>
        </w:tc>
        <w:tc>
          <w:tcPr>
            <w:tcW w:w="2035" w:type="dxa"/>
            <w:vMerge/>
            <w:vAlign w:val="center"/>
          </w:tcPr>
          <w:p w14:paraId="676CBB76" w14:textId="77777777" w:rsidR="003F1F8A" w:rsidRPr="001504F8" w:rsidRDefault="003F1F8A" w:rsidP="003F1F8A">
            <w:pPr>
              <w:pStyle w:val="Normal1"/>
              <w:jc w:val="right"/>
              <w:rPr>
                <w:sz w:val="18"/>
                <w:szCs w:val="18"/>
              </w:rPr>
            </w:pPr>
          </w:p>
        </w:tc>
        <w:tc>
          <w:tcPr>
            <w:tcW w:w="760" w:type="dxa"/>
            <w:vAlign w:val="center"/>
          </w:tcPr>
          <w:p w14:paraId="516097B3"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01A89535" w14:textId="71CEEF8A" w:rsidR="003F1F8A" w:rsidRPr="001504F8" w:rsidRDefault="003F1F8A" w:rsidP="003F1F8A">
            <w:pPr>
              <w:pStyle w:val="Normal1"/>
              <w:jc w:val="right"/>
              <w:rPr>
                <w:sz w:val="18"/>
                <w:szCs w:val="18"/>
              </w:rPr>
            </w:pPr>
            <w:r w:rsidRPr="001504F8">
              <w:rPr>
                <w:color w:val="auto"/>
                <w:sz w:val="18"/>
                <w:szCs w:val="18"/>
              </w:rPr>
              <w:t>Y-tun_fast_ 2</w:t>
            </w:r>
          </w:p>
        </w:tc>
        <w:tc>
          <w:tcPr>
            <w:tcW w:w="1175" w:type="dxa"/>
            <w:vAlign w:val="center"/>
          </w:tcPr>
          <w:p w14:paraId="3B70CA4D" w14:textId="6561FCAA" w:rsidR="003F1F8A" w:rsidRPr="001504F8" w:rsidRDefault="003F1F8A" w:rsidP="003F1F8A">
            <w:pPr>
              <w:pStyle w:val="Normal1"/>
              <w:jc w:val="right"/>
              <w:rPr>
                <w:sz w:val="18"/>
                <w:szCs w:val="18"/>
              </w:rPr>
            </w:pPr>
            <w:r w:rsidRPr="001504F8">
              <w:rPr>
                <w:color w:val="auto"/>
                <w:sz w:val="18"/>
                <w:szCs w:val="18"/>
              </w:rPr>
              <w:t>38,879,671</w:t>
            </w:r>
          </w:p>
        </w:tc>
        <w:tc>
          <w:tcPr>
            <w:tcW w:w="1560" w:type="dxa"/>
          </w:tcPr>
          <w:p w14:paraId="710DC0B7" w14:textId="2DD1C036" w:rsidR="003F1F8A" w:rsidRPr="001504F8" w:rsidRDefault="003F1F8A" w:rsidP="003F1F8A">
            <w:pPr>
              <w:pStyle w:val="Normal1"/>
              <w:jc w:val="right"/>
              <w:rPr>
                <w:sz w:val="18"/>
                <w:szCs w:val="18"/>
              </w:rPr>
            </w:pPr>
            <w:r w:rsidRPr="001504F8">
              <w:rPr>
                <w:sz w:val="18"/>
                <w:szCs w:val="18"/>
              </w:rPr>
              <w:t>SRX2528409</w:t>
            </w:r>
          </w:p>
        </w:tc>
      </w:tr>
      <w:tr w:rsidR="003F1F8A" w:rsidRPr="001504F8" w14:paraId="0F6E1EFB" w14:textId="77777777" w:rsidTr="003F1F8A">
        <w:trPr>
          <w:trHeight w:val="188"/>
        </w:trPr>
        <w:tc>
          <w:tcPr>
            <w:tcW w:w="993" w:type="dxa"/>
            <w:vMerge/>
            <w:vAlign w:val="center"/>
          </w:tcPr>
          <w:p w14:paraId="21E318E9" w14:textId="120441DE" w:rsidR="003F1F8A" w:rsidRPr="001504F8" w:rsidRDefault="003F1F8A" w:rsidP="003F1F8A">
            <w:pPr>
              <w:pStyle w:val="Normal1"/>
              <w:jc w:val="right"/>
              <w:rPr>
                <w:sz w:val="18"/>
                <w:szCs w:val="18"/>
              </w:rPr>
            </w:pPr>
          </w:p>
        </w:tc>
        <w:tc>
          <w:tcPr>
            <w:tcW w:w="1225" w:type="dxa"/>
            <w:vMerge/>
          </w:tcPr>
          <w:p w14:paraId="203F7405" w14:textId="05DD65FF" w:rsidR="003F1F8A" w:rsidRPr="001504F8" w:rsidRDefault="003F1F8A" w:rsidP="003F1F8A">
            <w:pPr>
              <w:pStyle w:val="Normal1"/>
              <w:jc w:val="right"/>
              <w:rPr>
                <w:sz w:val="18"/>
                <w:szCs w:val="18"/>
              </w:rPr>
            </w:pPr>
          </w:p>
        </w:tc>
        <w:tc>
          <w:tcPr>
            <w:tcW w:w="2035" w:type="dxa"/>
            <w:vMerge/>
            <w:vAlign w:val="center"/>
          </w:tcPr>
          <w:p w14:paraId="3D52A155" w14:textId="77777777" w:rsidR="003F1F8A" w:rsidRPr="001504F8" w:rsidRDefault="003F1F8A" w:rsidP="003F1F8A">
            <w:pPr>
              <w:pStyle w:val="Normal1"/>
              <w:jc w:val="right"/>
              <w:rPr>
                <w:sz w:val="18"/>
                <w:szCs w:val="18"/>
              </w:rPr>
            </w:pPr>
          </w:p>
        </w:tc>
        <w:tc>
          <w:tcPr>
            <w:tcW w:w="760" w:type="dxa"/>
            <w:vAlign w:val="center"/>
          </w:tcPr>
          <w:p w14:paraId="26041897"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0630231D" w14:textId="20EBF943" w:rsidR="003F1F8A" w:rsidRPr="001504F8" w:rsidRDefault="003F1F8A" w:rsidP="003F1F8A">
            <w:pPr>
              <w:pStyle w:val="Normal1"/>
              <w:jc w:val="right"/>
              <w:rPr>
                <w:sz w:val="18"/>
                <w:szCs w:val="18"/>
              </w:rPr>
            </w:pPr>
            <w:r w:rsidRPr="001504F8">
              <w:rPr>
                <w:color w:val="auto"/>
                <w:sz w:val="18"/>
                <w:szCs w:val="18"/>
              </w:rPr>
              <w:t>Y-tun_fast_ 3</w:t>
            </w:r>
          </w:p>
        </w:tc>
        <w:tc>
          <w:tcPr>
            <w:tcW w:w="1175" w:type="dxa"/>
            <w:vAlign w:val="center"/>
          </w:tcPr>
          <w:p w14:paraId="7FBFC33B" w14:textId="293C51BD" w:rsidR="003F1F8A" w:rsidRPr="001504F8" w:rsidRDefault="003F1F8A" w:rsidP="003F1F8A">
            <w:pPr>
              <w:pStyle w:val="Normal1"/>
              <w:jc w:val="right"/>
              <w:rPr>
                <w:sz w:val="18"/>
                <w:szCs w:val="18"/>
              </w:rPr>
            </w:pPr>
            <w:r w:rsidRPr="001504F8">
              <w:rPr>
                <w:color w:val="auto"/>
                <w:sz w:val="18"/>
                <w:szCs w:val="18"/>
              </w:rPr>
              <w:t>31,835,650</w:t>
            </w:r>
          </w:p>
        </w:tc>
        <w:tc>
          <w:tcPr>
            <w:tcW w:w="1560" w:type="dxa"/>
          </w:tcPr>
          <w:p w14:paraId="7AB1BB5F" w14:textId="62C7ADEF" w:rsidR="003F1F8A" w:rsidRPr="001504F8" w:rsidRDefault="003F1F8A" w:rsidP="003F1F8A">
            <w:pPr>
              <w:pStyle w:val="Normal1"/>
              <w:jc w:val="right"/>
              <w:rPr>
                <w:sz w:val="18"/>
                <w:szCs w:val="18"/>
              </w:rPr>
            </w:pPr>
            <w:r w:rsidRPr="001504F8">
              <w:rPr>
                <w:sz w:val="18"/>
                <w:szCs w:val="18"/>
              </w:rPr>
              <w:t>SRX2528410</w:t>
            </w:r>
          </w:p>
        </w:tc>
      </w:tr>
      <w:tr w:rsidR="003F1F8A" w:rsidRPr="001504F8" w14:paraId="1034BDCF" w14:textId="77777777" w:rsidTr="003F1F8A">
        <w:trPr>
          <w:trHeight w:val="188"/>
        </w:trPr>
        <w:tc>
          <w:tcPr>
            <w:tcW w:w="993" w:type="dxa"/>
            <w:vMerge/>
            <w:vAlign w:val="center"/>
          </w:tcPr>
          <w:p w14:paraId="0EA73337" w14:textId="6A16EC98" w:rsidR="003F1F8A" w:rsidRPr="001504F8" w:rsidRDefault="003F1F8A" w:rsidP="003F1F8A">
            <w:pPr>
              <w:pStyle w:val="Normal1"/>
              <w:jc w:val="right"/>
              <w:rPr>
                <w:sz w:val="18"/>
                <w:szCs w:val="18"/>
              </w:rPr>
            </w:pPr>
          </w:p>
        </w:tc>
        <w:tc>
          <w:tcPr>
            <w:tcW w:w="1225" w:type="dxa"/>
            <w:vMerge/>
          </w:tcPr>
          <w:p w14:paraId="3F648904" w14:textId="3E8BC276" w:rsidR="003F1F8A" w:rsidRPr="001504F8" w:rsidRDefault="003F1F8A" w:rsidP="003F1F8A">
            <w:pPr>
              <w:pStyle w:val="Normal1"/>
              <w:jc w:val="right"/>
              <w:rPr>
                <w:sz w:val="18"/>
                <w:szCs w:val="18"/>
              </w:rPr>
            </w:pPr>
          </w:p>
        </w:tc>
        <w:tc>
          <w:tcPr>
            <w:tcW w:w="2035" w:type="dxa"/>
            <w:vMerge w:val="restart"/>
          </w:tcPr>
          <w:p w14:paraId="0EE93599" w14:textId="26BFD385" w:rsidR="003F1F8A" w:rsidRPr="001504F8" w:rsidRDefault="003F1F8A" w:rsidP="003F1F8A">
            <w:pPr>
              <w:pStyle w:val="Normal1"/>
              <w:jc w:val="right"/>
              <w:rPr>
                <w:sz w:val="18"/>
                <w:szCs w:val="18"/>
              </w:rPr>
            </w:pPr>
            <w:r w:rsidRPr="001504F8">
              <w:rPr>
                <w:sz w:val="18"/>
                <w:szCs w:val="18"/>
              </w:rPr>
              <w:t>Egg 1st day after laying</w:t>
            </w:r>
          </w:p>
        </w:tc>
        <w:tc>
          <w:tcPr>
            <w:tcW w:w="760" w:type="dxa"/>
            <w:vAlign w:val="center"/>
          </w:tcPr>
          <w:p w14:paraId="23B9EB93"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2E8F3AB3" w14:textId="69787B31" w:rsidR="003F1F8A" w:rsidRPr="001504F8" w:rsidRDefault="003F1F8A" w:rsidP="003F1F8A">
            <w:pPr>
              <w:pStyle w:val="Normal1"/>
              <w:jc w:val="right"/>
              <w:rPr>
                <w:sz w:val="18"/>
                <w:szCs w:val="18"/>
              </w:rPr>
            </w:pPr>
            <w:r w:rsidRPr="001504F8">
              <w:rPr>
                <w:color w:val="auto"/>
                <w:sz w:val="18"/>
                <w:szCs w:val="18"/>
              </w:rPr>
              <w:t>Y-E1-1</w:t>
            </w:r>
          </w:p>
        </w:tc>
        <w:tc>
          <w:tcPr>
            <w:tcW w:w="1175" w:type="dxa"/>
            <w:vAlign w:val="center"/>
          </w:tcPr>
          <w:p w14:paraId="47CBA5C4" w14:textId="7B701F7C" w:rsidR="003F1F8A" w:rsidRPr="001504F8" w:rsidRDefault="003F1F8A" w:rsidP="003F1F8A">
            <w:pPr>
              <w:pStyle w:val="Normal1"/>
              <w:jc w:val="right"/>
              <w:rPr>
                <w:sz w:val="18"/>
                <w:szCs w:val="18"/>
              </w:rPr>
            </w:pPr>
            <w:r w:rsidRPr="001504F8">
              <w:rPr>
                <w:color w:val="auto"/>
                <w:sz w:val="18"/>
                <w:szCs w:val="18"/>
              </w:rPr>
              <w:t>11,688,367</w:t>
            </w:r>
          </w:p>
        </w:tc>
        <w:tc>
          <w:tcPr>
            <w:tcW w:w="1560" w:type="dxa"/>
          </w:tcPr>
          <w:p w14:paraId="6AA327A4" w14:textId="39DEFED7" w:rsidR="003F1F8A" w:rsidRPr="001504F8" w:rsidRDefault="003F1F8A" w:rsidP="003F1F8A">
            <w:pPr>
              <w:pStyle w:val="Normal1"/>
              <w:jc w:val="right"/>
              <w:rPr>
                <w:sz w:val="18"/>
                <w:szCs w:val="18"/>
              </w:rPr>
            </w:pPr>
            <w:r w:rsidRPr="001504F8">
              <w:rPr>
                <w:sz w:val="18"/>
                <w:szCs w:val="18"/>
              </w:rPr>
              <w:t>SRX2528381</w:t>
            </w:r>
          </w:p>
        </w:tc>
      </w:tr>
      <w:tr w:rsidR="003F1F8A" w:rsidRPr="001504F8" w14:paraId="6EFFD4D5" w14:textId="77777777" w:rsidTr="003F1F8A">
        <w:trPr>
          <w:trHeight w:val="188"/>
        </w:trPr>
        <w:tc>
          <w:tcPr>
            <w:tcW w:w="993" w:type="dxa"/>
            <w:vMerge/>
            <w:vAlign w:val="center"/>
          </w:tcPr>
          <w:p w14:paraId="52627202" w14:textId="73690299" w:rsidR="003F1F8A" w:rsidRPr="001504F8" w:rsidRDefault="003F1F8A" w:rsidP="003F1F8A">
            <w:pPr>
              <w:pStyle w:val="Normal1"/>
              <w:jc w:val="right"/>
              <w:rPr>
                <w:sz w:val="18"/>
                <w:szCs w:val="18"/>
              </w:rPr>
            </w:pPr>
          </w:p>
        </w:tc>
        <w:tc>
          <w:tcPr>
            <w:tcW w:w="1225" w:type="dxa"/>
            <w:vMerge/>
          </w:tcPr>
          <w:p w14:paraId="25BC9F54" w14:textId="33D677E3" w:rsidR="003F1F8A" w:rsidRPr="001504F8" w:rsidRDefault="003F1F8A" w:rsidP="003F1F8A">
            <w:pPr>
              <w:pStyle w:val="Normal1"/>
              <w:jc w:val="right"/>
              <w:rPr>
                <w:sz w:val="18"/>
                <w:szCs w:val="18"/>
              </w:rPr>
            </w:pPr>
          </w:p>
        </w:tc>
        <w:tc>
          <w:tcPr>
            <w:tcW w:w="2035" w:type="dxa"/>
            <w:vMerge/>
          </w:tcPr>
          <w:p w14:paraId="503922DF" w14:textId="77777777" w:rsidR="003F1F8A" w:rsidRPr="001504F8" w:rsidRDefault="003F1F8A" w:rsidP="003F1F8A">
            <w:pPr>
              <w:pStyle w:val="Normal1"/>
              <w:jc w:val="right"/>
              <w:rPr>
                <w:sz w:val="18"/>
                <w:szCs w:val="18"/>
              </w:rPr>
            </w:pPr>
          </w:p>
        </w:tc>
        <w:tc>
          <w:tcPr>
            <w:tcW w:w="760" w:type="dxa"/>
            <w:vAlign w:val="center"/>
          </w:tcPr>
          <w:p w14:paraId="3AFB982F"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610A0E60" w14:textId="766B3A15" w:rsidR="003F1F8A" w:rsidRPr="001504F8" w:rsidRDefault="003F1F8A" w:rsidP="003F1F8A">
            <w:pPr>
              <w:pStyle w:val="Normal1"/>
              <w:jc w:val="right"/>
              <w:rPr>
                <w:sz w:val="18"/>
                <w:szCs w:val="18"/>
              </w:rPr>
            </w:pPr>
            <w:r w:rsidRPr="001504F8">
              <w:rPr>
                <w:color w:val="auto"/>
                <w:sz w:val="18"/>
                <w:szCs w:val="18"/>
              </w:rPr>
              <w:t>Y-E1-2</w:t>
            </w:r>
          </w:p>
        </w:tc>
        <w:tc>
          <w:tcPr>
            <w:tcW w:w="1175" w:type="dxa"/>
            <w:vAlign w:val="center"/>
          </w:tcPr>
          <w:p w14:paraId="59D667C5" w14:textId="3F991768" w:rsidR="003F1F8A" w:rsidRPr="001504F8" w:rsidRDefault="003F1F8A" w:rsidP="003F1F8A">
            <w:pPr>
              <w:pStyle w:val="Normal1"/>
              <w:jc w:val="right"/>
              <w:rPr>
                <w:sz w:val="18"/>
                <w:szCs w:val="18"/>
              </w:rPr>
            </w:pPr>
            <w:r w:rsidRPr="001504F8">
              <w:rPr>
                <w:color w:val="auto"/>
                <w:sz w:val="18"/>
                <w:szCs w:val="18"/>
              </w:rPr>
              <w:t>13,064,048</w:t>
            </w:r>
          </w:p>
        </w:tc>
        <w:tc>
          <w:tcPr>
            <w:tcW w:w="1560" w:type="dxa"/>
          </w:tcPr>
          <w:p w14:paraId="1157C3D1" w14:textId="3AE35938" w:rsidR="003F1F8A" w:rsidRPr="001504F8" w:rsidRDefault="003F1F8A" w:rsidP="003F1F8A">
            <w:pPr>
              <w:pStyle w:val="Normal1"/>
              <w:jc w:val="right"/>
              <w:rPr>
                <w:sz w:val="18"/>
                <w:szCs w:val="18"/>
              </w:rPr>
            </w:pPr>
            <w:r w:rsidRPr="001504F8">
              <w:rPr>
                <w:sz w:val="18"/>
                <w:szCs w:val="18"/>
              </w:rPr>
              <w:t>SRX2528382</w:t>
            </w:r>
          </w:p>
        </w:tc>
      </w:tr>
      <w:tr w:rsidR="003F1F8A" w:rsidRPr="001504F8" w14:paraId="162B3FB9" w14:textId="77777777" w:rsidTr="003F1F8A">
        <w:trPr>
          <w:trHeight w:val="188"/>
        </w:trPr>
        <w:tc>
          <w:tcPr>
            <w:tcW w:w="993" w:type="dxa"/>
            <w:vMerge/>
            <w:vAlign w:val="center"/>
          </w:tcPr>
          <w:p w14:paraId="6794DA26" w14:textId="3C427061" w:rsidR="003F1F8A" w:rsidRPr="001504F8" w:rsidRDefault="003F1F8A" w:rsidP="003F1F8A">
            <w:pPr>
              <w:pStyle w:val="Normal1"/>
              <w:jc w:val="right"/>
              <w:rPr>
                <w:sz w:val="18"/>
                <w:szCs w:val="18"/>
              </w:rPr>
            </w:pPr>
          </w:p>
        </w:tc>
        <w:tc>
          <w:tcPr>
            <w:tcW w:w="1225" w:type="dxa"/>
            <w:vMerge/>
          </w:tcPr>
          <w:p w14:paraId="5481DDDD" w14:textId="2879D3D2" w:rsidR="003F1F8A" w:rsidRPr="001504F8" w:rsidRDefault="003F1F8A" w:rsidP="003F1F8A">
            <w:pPr>
              <w:pStyle w:val="Normal1"/>
              <w:jc w:val="right"/>
              <w:rPr>
                <w:sz w:val="18"/>
                <w:szCs w:val="18"/>
              </w:rPr>
            </w:pPr>
          </w:p>
        </w:tc>
        <w:tc>
          <w:tcPr>
            <w:tcW w:w="2035" w:type="dxa"/>
            <w:vMerge/>
          </w:tcPr>
          <w:p w14:paraId="15293D02" w14:textId="77777777" w:rsidR="003F1F8A" w:rsidRPr="001504F8" w:rsidRDefault="003F1F8A" w:rsidP="003F1F8A">
            <w:pPr>
              <w:pStyle w:val="Normal1"/>
              <w:jc w:val="right"/>
              <w:rPr>
                <w:sz w:val="18"/>
                <w:szCs w:val="18"/>
              </w:rPr>
            </w:pPr>
          </w:p>
        </w:tc>
        <w:tc>
          <w:tcPr>
            <w:tcW w:w="760" w:type="dxa"/>
            <w:vAlign w:val="center"/>
          </w:tcPr>
          <w:p w14:paraId="6A162168"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6E0C8F03" w14:textId="47F94BC6" w:rsidR="003F1F8A" w:rsidRPr="001504F8" w:rsidRDefault="003F1F8A" w:rsidP="003F1F8A">
            <w:pPr>
              <w:pStyle w:val="Normal1"/>
              <w:jc w:val="right"/>
              <w:rPr>
                <w:sz w:val="18"/>
                <w:szCs w:val="18"/>
              </w:rPr>
            </w:pPr>
            <w:r w:rsidRPr="001504F8">
              <w:rPr>
                <w:color w:val="auto"/>
                <w:sz w:val="18"/>
                <w:szCs w:val="18"/>
              </w:rPr>
              <w:t>Y-E1-3</w:t>
            </w:r>
          </w:p>
        </w:tc>
        <w:tc>
          <w:tcPr>
            <w:tcW w:w="1175" w:type="dxa"/>
            <w:vAlign w:val="center"/>
          </w:tcPr>
          <w:p w14:paraId="72D74612" w14:textId="4E783F99" w:rsidR="003F1F8A" w:rsidRPr="001504F8" w:rsidRDefault="003F1F8A" w:rsidP="003F1F8A">
            <w:pPr>
              <w:pStyle w:val="Normal1"/>
              <w:jc w:val="right"/>
              <w:rPr>
                <w:sz w:val="18"/>
                <w:szCs w:val="18"/>
              </w:rPr>
            </w:pPr>
            <w:r w:rsidRPr="001504F8">
              <w:rPr>
                <w:color w:val="auto"/>
                <w:sz w:val="18"/>
                <w:szCs w:val="18"/>
              </w:rPr>
              <w:t>13,389,666</w:t>
            </w:r>
          </w:p>
        </w:tc>
        <w:tc>
          <w:tcPr>
            <w:tcW w:w="1560" w:type="dxa"/>
          </w:tcPr>
          <w:p w14:paraId="47A8149A" w14:textId="3EE28E63" w:rsidR="003F1F8A" w:rsidRPr="001504F8" w:rsidRDefault="003F1F8A" w:rsidP="003F1F8A">
            <w:pPr>
              <w:pStyle w:val="Normal1"/>
              <w:jc w:val="right"/>
              <w:rPr>
                <w:sz w:val="18"/>
                <w:szCs w:val="18"/>
              </w:rPr>
            </w:pPr>
            <w:r w:rsidRPr="001504F8">
              <w:rPr>
                <w:sz w:val="18"/>
                <w:szCs w:val="18"/>
              </w:rPr>
              <w:t>SRX2528383</w:t>
            </w:r>
          </w:p>
        </w:tc>
      </w:tr>
      <w:tr w:rsidR="003F1F8A" w:rsidRPr="001504F8" w14:paraId="2A96A23B" w14:textId="77777777" w:rsidTr="003F1F8A">
        <w:trPr>
          <w:trHeight w:val="188"/>
        </w:trPr>
        <w:tc>
          <w:tcPr>
            <w:tcW w:w="993" w:type="dxa"/>
            <w:vMerge/>
            <w:vAlign w:val="center"/>
          </w:tcPr>
          <w:p w14:paraId="143865A4" w14:textId="163647C5" w:rsidR="003F1F8A" w:rsidRPr="001504F8" w:rsidRDefault="003F1F8A" w:rsidP="003F1F8A">
            <w:pPr>
              <w:pStyle w:val="Normal1"/>
              <w:jc w:val="right"/>
              <w:rPr>
                <w:sz w:val="18"/>
                <w:szCs w:val="18"/>
              </w:rPr>
            </w:pPr>
          </w:p>
        </w:tc>
        <w:tc>
          <w:tcPr>
            <w:tcW w:w="1225" w:type="dxa"/>
            <w:vMerge/>
          </w:tcPr>
          <w:p w14:paraId="529FF85A" w14:textId="16B597BF" w:rsidR="003F1F8A" w:rsidRPr="001504F8" w:rsidRDefault="003F1F8A" w:rsidP="003F1F8A">
            <w:pPr>
              <w:pStyle w:val="Normal1"/>
              <w:jc w:val="right"/>
              <w:rPr>
                <w:sz w:val="18"/>
                <w:szCs w:val="18"/>
              </w:rPr>
            </w:pPr>
          </w:p>
        </w:tc>
        <w:tc>
          <w:tcPr>
            <w:tcW w:w="2035" w:type="dxa"/>
            <w:vMerge w:val="restart"/>
          </w:tcPr>
          <w:p w14:paraId="5E07823D" w14:textId="4BB60736" w:rsidR="003F1F8A" w:rsidRPr="001504F8" w:rsidRDefault="003F1F8A" w:rsidP="003F1F8A">
            <w:pPr>
              <w:pStyle w:val="Normal1"/>
              <w:jc w:val="right"/>
              <w:rPr>
                <w:sz w:val="18"/>
                <w:szCs w:val="18"/>
              </w:rPr>
            </w:pPr>
            <w:r w:rsidRPr="001504F8">
              <w:rPr>
                <w:sz w:val="18"/>
                <w:szCs w:val="18"/>
              </w:rPr>
              <w:t>Egg 2nd day after laying</w:t>
            </w:r>
          </w:p>
        </w:tc>
        <w:tc>
          <w:tcPr>
            <w:tcW w:w="760" w:type="dxa"/>
            <w:vAlign w:val="center"/>
          </w:tcPr>
          <w:p w14:paraId="611C4D6D"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15D344B0" w14:textId="2C6A2DB3" w:rsidR="003F1F8A" w:rsidRPr="001504F8" w:rsidRDefault="003F1F8A" w:rsidP="003F1F8A">
            <w:pPr>
              <w:pStyle w:val="Normal1"/>
              <w:jc w:val="right"/>
              <w:rPr>
                <w:sz w:val="18"/>
                <w:szCs w:val="18"/>
              </w:rPr>
            </w:pPr>
            <w:r w:rsidRPr="001504F8">
              <w:rPr>
                <w:color w:val="auto"/>
                <w:sz w:val="18"/>
                <w:szCs w:val="18"/>
              </w:rPr>
              <w:t>Y-E2-1</w:t>
            </w:r>
          </w:p>
        </w:tc>
        <w:tc>
          <w:tcPr>
            <w:tcW w:w="1175" w:type="dxa"/>
            <w:vAlign w:val="center"/>
          </w:tcPr>
          <w:p w14:paraId="64FED19A" w14:textId="2E1E10B5" w:rsidR="003F1F8A" w:rsidRPr="001504F8" w:rsidRDefault="003F1F8A" w:rsidP="003F1F8A">
            <w:pPr>
              <w:pStyle w:val="Normal1"/>
              <w:jc w:val="right"/>
              <w:rPr>
                <w:sz w:val="18"/>
                <w:szCs w:val="18"/>
              </w:rPr>
            </w:pPr>
            <w:r w:rsidRPr="001504F8">
              <w:rPr>
                <w:color w:val="auto"/>
                <w:sz w:val="18"/>
                <w:szCs w:val="18"/>
              </w:rPr>
              <w:t>12,702,879</w:t>
            </w:r>
          </w:p>
        </w:tc>
        <w:tc>
          <w:tcPr>
            <w:tcW w:w="1560" w:type="dxa"/>
          </w:tcPr>
          <w:p w14:paraId="1EBBED98" w14:textId="147D4C07" w:rsidR="003F1F8A" w:rsidRPr="001504F8" w:rsidRDefault="003F1F8A" w:rsidP="003F1F8A">
            <w:pPr>
              <w:pStyle w:val="Normal1"/>
              <w:jc w:val="right"/>
              <w:rPr>
                <w:sz w:val="18"/>
                <w:szCs w:val="18"/>
              </w:rPr>
            </w:pPr>
            <w:r w:rsidRPr="001504F8">
              <w:rPr>
                <w:sz w:val="18"/>
                <w:szCs w:val="18"/>
              </w:rPr>
              <w:t>SRX2528384</w:t>
            </w:r>
          </w:p>
        </w:tc>
      </w:tr>
      <w:tr w:rsidR="003F1F8A" w:rsidRPr="001504F8" w14:paraId="5750A8F2" w14:textId="77777777" w:rsidTr="003F1F8A">
        <w:trPr>
          <w:trHeight w:val="188"/>
        </w:trPr>
        <w:tc>
          <w:tcPr>
            <w:tcW w:w="993" w:type="dxa"/>
            <w:vMerge/>
            <w:vAlign w:val="center"/>
          </w:tcPr>
          <w:p w14:paraId="6FDA8C3E" w14:textId="1BF7C4CF" w:rsidR="003F1F8A" w:rsidRPr="001504F8" w:rsidRDefault="003F1F8A" w:rsidP="003F1F8A">
            <w:pPr>
              <w:pStyle w:val="Normal1"/>
              <w:jc w:val="right"/>
              <w:rPr>
                <w:sz w:val="18"/>
                <w:szCs w:val="18"/>
              </w:rPr>
            </w:pPr>
          </w:p>
        </w:tc>
        <w:tc>
          <w:tcPr>
            <w:tcW w:w="1225" w:type="dxa"/>
            <w:vMerge/>
          </w:tcPr>
          <w:p w14:paraId="2E432C6C" w14:textId="5FC3EBCC" w:rsidR="003F1F8A" w:rsidRPr="001504F8" w:rsidRDefault="003F1F8A" w:rsidP="003F1F8A">
            <w:pPr>
              <w:pStyle w:val="Normal1"/>
              <w:jc w:val="right"/>
              <w:rPr>
                <w:sz w:val="18"/>
                <w:szCs w:val="18"/>
              </w:rPr>
            </w:pPr>
          </w:p>
        </w:tc>
        <w:tc>
          <w:tcPr>
            <w:tcW w:w="2035" w:type="dxa"/>
            <w:vMerge/>
          </w:tcPr>
          <w:p w14:paraId="620BF57D" w14:textId="77777777" w:rsidR="003F1F8A" w:rsidRPr="001504F8" w:rsidRDefault="003F1F8A" w:rsidP="003F1F8A">
            <w:pPr>
              <w:pStyle w:val="Normal1"/>
              <w:jc w:val="right"/>
              <w:rPr>
                <w:sz w:val="18"/>
                <w:szCs w:val="18"/>
              </w:rPr>
            </w:pPr>
          </w:p>
        </w:tc>
        <w:tc>
          <w:tcPr>
            <w:tcW w:w="760" w:type="dxa"/>
            <w:vAlign w:val="center"/>
          </w:tcPr>
          <w:p w14:paraId="7FD59678"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3FFA8689" w14:textId="3B609670" w:rsidR="003F1F8A" w:rsidRPr="001504F8" w:rsidRDefault="003F1F8A" w:rsidP="003F1F8A">
            <w:pPr>
              <w:pStyle w:val="Normal1"/>
              <w:jc w:val="right"/>
              <w:rPr>
                <w:sz w:val="18"/>
                <w:szCs w:val="18"/>
              </w:rPr>
            </w:pPr>
            <w:r w:rsidRPr="001504F8">
              <w:rPr>
                <w:color w:val="auto"/>
                <w:sz w:val="18"/>
                <w:szCs w:val="18"/>
              </w:rPr>
              <w:t>Y-E2-2</w:t>
            </w:r>
          </w:p>
        </w:tc>
        <w:tc>
          <w:tcPr>
            <w:tcW w:w="1175" w:type="dxa"/>
            <w:vAlign w:val="center"/>
          </w:tcPr>
          <w:p w14:paraId="090802E0" w14:textId="31D8347A" w:rsidR="003F1F8A" w:rsidRPr="001504F8" w:rsidRDefault="003F1F8A" w:rsidP="003F1F8A">
            <w:pPr>
              <w:pStyle w:val="Normal1"/>
              <w:jc w:val="right"/>
              <w:rPr>
                <w:sz w:val="18"/>
                <w:szCs w:val="18"/>
              </w:rPr>
            </w:pPr>
            <w:r w:rsidRPr="001504F8">
              <w:rPr>
                <w:color w:val="auto"/>
                <w:sz w:val="18"/>
                <w:szCs w:val="18"/>
              </w:rPr>
              <w:t>14,385,811</w:t>
            </w:r>
          </w:p>
        </w:tc>
        <w:tc>
          <w:tcPr>
            <w:tcW w:w="1560" w:type="dxa"/>
          </w:tcPr>
          <w:p w14:paraId="1362FB55" w14:textId="25DA56C7" w:rsidR="003F1F8A" w:rsidRPr="001504F8" w:rsidRDefault="003F1F8A" w:rsidP="003F1F8A">
            <w:pPr>
              <w:pStyle w:val="Normal1"/>
              <w:jc w:val="right"/>
              <w:rPr>
                <w:sz w:val="18"/>
                <w:szCs w:val="18"/>
              </w:rPr>
            </w:pPr>
            <w:r w:rsidRPr="001504F8">
              <w:rPr>
                <w:sz w:val="18"/>
                <w:szCs w:val="18"/>
              </w:rPr>
              <w:t>SRX2528385</w:t>
            </w:r>
          </w:p>
        </w:tc>
      </w:tr>
      <w:tr w:rsidR="003F1F8A" w:rsidRPr="001504F8" w14:paraId="7849AAC6" w14:textId="77777777" w:rsidTr="003F1F8A">
        <w:trPr>
          <w:trHeight w:val="188"/>
        </w:trPr>
        <w:tc>
          <w:tcPr>
            <w:tcW w:w="993" w:type="dxa"/>
            <w:vMerge/>
            <w:vAlign w:val="center"/>
          </w:tcPr>
          <w:p w14:paraId="4C6E272D" w14:textId="630A9E0C" w:rsidR="003F1F8A" w:rsidRPr="001504F8" w:rsidRDefault="003F1F8A" w:rsidP="003F1F8A">
            <w:pPr>
              <w:pStyle w:val="Normal1"/>
              <w:jc w:val="right"/>
              <w:rPr>
                <w:sz w:val="18"/>
                <w:szCs w:val="18"/>
              </w:rPr>
            </w:pPr>
          </w:p>
        </w:tc>
        <w:tc>
          <w:tcPr>
            <w:tcW w:w="1225" w:type="dxa"/>
            <w:vMerge/>
          </w:tcPr>
          <w:p w14:paraId="38E1CC54" w14:textId="4C8E9A4E" w:rsidR="003F1F8A" w:rsidRPr="001504F8" w:rsidRDefault="003F1F8A" w:rsidP="003F1F8A">
            <w:pPr>
              <w:pStyle w:val="Normal1"/>
              <w:jc w:val="right"/>
              <w:rPr>
                <w:sz w:val="18"/>
                <w:szCs w:val="18"/>
              </w:rPr>
            </w:pPr>
          </w:p>
        </w:tc>
        <w:tc>
          <w:tcPr>
            <w:tcW w:w="2035" w:type="dxa"/>
            <w:vMerge/>
          </w:tcPr>
          <w:p w14:paraId="49688A55" w14:textId="77777777" w:rsidR="003F1F8A" w:rsidRPr="001504F8" w:rsidRDefault="003F1F8A" w:rsidP="003F1F8A">
            <w:pPr>
              <w:pStyle w:val="Normal1"/>
              <w:jc w:val="right"/>
              <w:rPr>
                <w:sz w:val="18"/>
                <w:szCs w:val="18"/>
              </w:rPr>
            </w:pPr>
          </w:p>
        </w:tc>
        <w:tc>
          <w:tcPr>
            <w:tcW w:w="760" w:type="dxa"/>
            <w:vAlign w:val="center"/>
          </w:tcPr>
          <w:p w14:paraId="4A8FB439"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0601C447" w14:textId="1E518A13" w:rsidR="003F1F8A" w:rsidRPr="001504F8" w:rsidRDefault="003F1F8A" w:rsidP="003F1F8A">
            <w:pPr>
              <w:pStyle w:val="Normal1"/>
              <w:jc w:val="right"/>
              <w:rPr>
                <w:sz w:val="18"/>
                <w:szCs w:val="18"/>
              </w:rPr>
            </w:pPr>
            <w:r w:rsidRPr="001504F8">
              <w:rPr>
                <w:color w:val="auto"/>
                <w:sz w:val="18"/>
                <w:szCs w:val="18"/>
              </w:rPr>
              <w:t>Y-E2-3</w:t>
            </w:r>
          </w:p>
        </w:tc>
        <w:tc>
          <w:tcPr>
            <w:tcW w:w="1175" w:type="dxa"/>
            <w:vAlign w:val="center"/>
          </w:tcPr>
          <w:p w14:paraId="0CD39BE8" w14:textId="363F8799" w:rsidR="003F1F8A" w:rsidRPr="001504F8" w:rsidRDefault="003F1F8A" w:rsidP="003F1F8A">
            <w:pPr>
              <w:pStyle w:val="Normal1"/>
              <w:jc w:val="right"/>
              <w:rPr>
                <w:sz w:val="18"/>
                <w:szCs w:val="18"/>
              </w:rPr>
            </w:pPr>
            <w:r w:rsidRPr="001504F8">
              <w:rPr>
                <w:color w:val="auto"/>
                <w:sz w:val="18"/>
                <w:szCs w:val="18"/>
              </w:rPr>
              <w:t>13,101,271</w:t>
            </w:r>
          </w:p>
        </w:tc>
        <w:tc>
          <w:tcPr>
            <w:tcW w:w="1560" w:type="dxa"/>
          </w:tcPr>
          <w:p w14:paraId="2D10CB08" w14:textId="443FC68B" w:rsidR="003F1F8A" w:rsidRPr="001504F8" w:rsidRDefault="003F1F8A" w:rsidP="003F1F8A">
            <w:pPr>
              <w:pStyle w:val="Normal1"/>
              <w:jc w:val="right"/>
              <w:rPr>
                <w:sz w:val="18"/>
                <w:szCs w:val="18"/>
              </w:rPr>
            </w:pPr>
            <w:r w:rsidRPr="001504F8">
              <w:rPr>
                <w:sz w:val="18"/>
                <w:szCs w:val="18"/>
              </w:rPr>
              <w:t>SRX2528386</w:t>
            </w:r>
          </w:p>
        </w:tc>
      </w:tr>
      <w:tr w:rsidR="003F1F8A" w:rsidRPr="001504F8" w14:paraId="7287276A" w14:textId="77777777" w:rsidTr="003F1F8A">
        <w:trPr>
          <w:trHeight w:val="188"/>
        </w:trPr>
        <w:tc>
          <w:tcPr>
            <w:tcW w:w="993" w:type="dxa"/>
            <w:vMerge/>
            <w:vAlign w:val="center"/>
          </w:tcPr>
          <w:p w14:paraId="3D2968F6" w14:textId="3DA0497F" w:rsidR="003F1F8A" w:rsidRPr="001504F8" w:rsidRDefault="003F1F8A" w:rsidP="003F1F8A">
            <w:pPr>
              <w:pStyle w:val="Normal1"/>
              <w:jc w:val="right"/>
              <w:rPr>
                <w:sz w:val="18"/>
                <w:szCs w:val="18"/>
              </w:rPr>
            </w:pPr>
          </w:p>
        </w:tc>
        <w:tc>
          <w:tcPr>
            <w:tcW w:w="1225" w:type="dxa"/>
            <w:vMerge/>
          </w:tcPr>
          <w:p w14:paraId="78AC8918" w14:textId="2652FD3C" w:rsidR="003F1F8A" w:rsidRPr="001504F8" w:rsidRDefault="003F1F8A" w:rsidP="003F1F8A">
            <w:pPr>
              <w:pStyle w:val="Normal1"/>
              <w:jc w:val="right"/>
              <w:rPr>
                <w:sz w:val="18"/>
                <w:szCs w:val="18"/>
              </w:rPr>
            </w:pPr>
          </w:p>
        </w:tc>
        <w:tc>
          <w:tcPr>
            <w:tcW w:w="2035" w:type="dxa"/>
            <w:vMerge w:val="restart"/>
          </w:tcPr>
          <w:p w14:paraId="0E1454DC" w14:textId="1D6AF119" w:rsidR="003F1F8A" w:rsidRPr="001504F8" w:rsidRDefault="003F1F8A" w:rsidP="003F1F8A">
            <w:pPr>
              <w:pStyle w:val="Normal1"/>
              <w:jc w:val="right"/>
              <w:rPr>
                <w:sz w:val="18"/>
                <w:szCs w:val="18"/>
              </w:rPr>
            </w:pPr>
            <w:r w:rsidRPr="001504F8">
              <w:rPr>
                <w:sz w:val="18"/>
                <w:szCs w:val="18"/>
              </w:rPr>
              <w:t>Egg 3rd day after laying</w:t>
            </w:r>
          </w:p>
        </w:tc>
        <w:tc>
          <w:tcPr>
            <w:tcW w:w="760" w:type="dxa"/>
            <w:vAlign w:val="center"/>
          </w:tcPr>
          <w:p w14:paraId="3D082834"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7CFB3A23" w14:textId="7FA7FA17" w:rsidR="003F1F8A" w:rsidRPr="001504F8" w:rsidRDefault="003F1F8A" w:rsidP="003F1F8A">
            <w:pPr>
              <w:pStyle w:val="Normal1"/>
              <w:jc w:val="right"/>
              <w:rPr>
                <w:sz w:val="18"/>
                <w:szCs w:val="18"/>
              </w:rPr>
            </w:pPr>
            <w:r w:rsidRPr="001504F8">
              <w:rPr>
                <w:color w:val="auto"/>
                <w:sz w:val="18"/>
                <w:szCs w:val="18"/>
              </w:rPr>
              <w:t>Y-E3-1</w:t>
            </w:r>
          </w:p>
        </w:tc>
        <w:tc>
          <w:tcPr>
            <w:tcW w:w="1175" w:type="dxa"/>
            <w:vAlign w:val="center"/>
          </w:tcPr>
          <w:p w14:paraId="4CF25C75" w14:textId="259F7225" w:rsidR="003F1F8A" w:rsidRPr="001504F8" w:rsidRDefault="003F1F8A" w:rsidP="003F1F8A">
            <w:pPr>
              <w:pStyle w:val="Normal1"/>
              <w:jc w:val="right"/>
              <w:rPr>
                <w:sz w:val="18"/>
                <w:szCs w:val="18"/>
              </w:rPr>
            </w:pPr>
            <w:r w:rsidRPr="001504F8">
              <w:rPr>
                <w:color w:val="auto"/>
                <w:sz w:val="18"/>
                <w:szCs w:val="18"/>
              </w:rPr>
              <w:t>14,348,899</w:t>
            </w:r>
          </w:p>
        </w:tc>
        <w:tc>
          <w:tcPr>
            <w:tcW w:w="1560" w:type="dxa"/>
          </w:tcPr>
          <w:p w14:paraId="08D1C535" w14:textId="5DB08974" w:rsidR="003F1F8A" w:rsidRPr="001504F8" w:rsidRDefault="003F1F8A" w:rsidP="003F1F8A">
            <w:pPr>
              <w:pStyle w:val="Normal1"/>
              <w:jc w:val="right"/>
              <w:rPr>
                <w:sz w:val="18"/>
                <w:szCs w:val="18"/>
              </w:rPr>
            </w:pPr>
            <w:r w:rsidRPr="001504F8">
              <w:rPr>
                <w:sz w:val="18"/>
                <w:szCs w:val="18"/>
              </w:rPr>
              <w:t>SRX2528387</w:t>
            </w:r>
          </w:p>
        </w:tc>
      </w:tr>
      <w:tr w:rsidR="003F1F8A" w:rsidRPr="001504F8" w14:paraId="2B31A3CD" w14:textId="77777777" w:rsidTr="003F1F8A">
        <w:trPr>
          <w:trHeight w:val="188"/>
        </w:trPr>
        <w:tc>
          <w:tcPr>
            <w:tcW w:w="993" w:type="dxa"/>
            <w:vMerge/>
            <w:vAlign w:val="center"/>
          </w:tcPr>
          <w:p w14:paraId="4600114E" w14:textId="681AD208" w:rsidR="003F1F8A" w:rsidRPr="001504F8" w:rsidRDefault="003F1F8A" w:rsidP="003F1F8A">
            <w:pPr>
              <w:pStyle w:val="Normal1"/>
              <w:jc w:val="right"/>
              <w:rPr>
                <w:sz w:val="18"/>
                <w:szCs w:val="18"/>
              </w:rPr>
            </w:pPr>
          </w:p>
        </w:tc>
        <w:tc>
          <w:tcPr>
            <w:tcW w:w="1225" w:type="dxa"/>
            <w:vMerge/>
          </w:tcPr>
          <w:p w14:paraId="0BA4CAA9" w14:textId="1A856C29" w:rsidR="003F1F8A" w:rsidRPr="001504F8" w:rsidRDefault="003F1F8A" w:rsidP="003F1F8A">
            <w:pPr>
              <w:pStyle w:val="Normal1"/>
              <w:jc w:val="right"/>
              <w:rPr>
                <w:sz w:val="18"/>
                <w:szCs w:val="18"/>
              </w:rPr>
            </w:pPr>
          </w:p>
        </w:tc>
        <w:tc>
          <w:tcPr>
            <w:tcW w:w="2035" w:type="dxa"/>
            <w:vMerge/>
          </w:tcPr>
          <w:p w14:paraId="4BFF6965" w14:textId="77777777" w:rsidR="003F1F8A" w:rsidRPr="001504F8" w:rsidRDefault="003F1F8A" w:rsidP="003F1F8A">
            <w:pPr>
              <w:pStyle w:val="Normal1"/>
              <w:jc w:val="right"/>
              <w:rPr>
                <w:sz w:val="18"/>
                <w:szCs w:val="18"/>
              </w:rPr>
            </w:pPr>
          </w:p>
        </w:tc>
        <w:tc>
          <w:tcPr>
            <w:tcW w:w="760" w:type="dxa"/>
            <w:vAlign w:val="center"/>
          </w:tcPr>
          <w:p w14:paraId="207B23C8"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2F186C33" w14:textId="7A6F76B7" w:rsidR="003F1F8A" w:rsidRPr="001504F8" w:rsidRDefault="003F1F8A" w:rsidP="003F1F8A">
            <w:pPr>
              <w:pStyle w:val="Normal1"/>
              <w:jc w:val="right"/>
              <w:rPr>
                <w:sz w:val="18"/>
                <w:szCs w:val="18"/>
              </w:rPr>
            </w:pPr>
            <w:r w:rsidRPr="001504F8">
              <w:rPr>
                <w:color w:val="auto"/>
                <w:sz w:val="18"/>
                <w:szCs w:val="18"/>
              </w:rPr>
              <w:t>Y-E3-2</w:t>
            </w:r>
          </w:p>
        </w:tc>
        <w:tc>
          <w:tcPr>
            <w:tcW w:w="1175" w:type="dxa"/>
            <w:vAlign w:val="center"/>
          </w:tcPr>
          <w:p w14:paraId="56FBB160" w14:textId="6BDF4B95" w:rsidR="003F1F8A" w:rsidRPr="001504F8" w:rsidRDefault="003F1F8A" w:rsidP="003F1F8A">
            <w:pPr>
              <w:pStyle w:val="Normal1"/>
              <w:jc w:val="right"/>
              <w:rPr>
                <w:sz w:val="18"/>
                <w:szCs w:val="18"/>
              </w:rPr>
            </w:pPr>
            <w:r w:rsidRPr="001504F8">
              <w:rPr>
                <w:color w:val="auto"/>
                <w:sz w:val="18"/>
                <w:szCs w:val="18"/>
              </w:rPr>
              <w:t>13,640,410</w:t>
            </w:r>
          </w:p>
        </w:tc>
        <w:tc>
          <w:tcPr>
            <w:tcW w:w="1560" w:type="dxa"/>
          </w:tcPr>
          <w:p w14:paraId="10D08958" w14:textId="58960181" w:rsidR="003F1F8A" w:rsidRPr="001504F8" w:rsidRDefault="003F1F8A" w:rsidP="003F1F8A">
            <w:pPr>
              <w:pStyle w:val="Normal1"/>
              <w:jc w:val="right"/>
              <w:rPr>
                <w:sz w:val="18"/>
                <w:szCs w:val="18"/>
              </w:rPr>
            </w:pPr>
            <w:r w:rsidRPr="001504F8">
              <w:rPr>
                <w:sz w:val="18"/>
                <w:szCs w:val="18"/>
              </w:rPr>
              <w:t>SRX2528388</w:t>
            </w:r>
          </w:p>
        </w:tc>
      </w:tr>
      <w:tr w:rsidR="003F1F8A" w:rsidRPr="001504F8" w14:paraId="75883CA7" w14:textId="77777777" w:rsidTr="003F1F8A">
        <w:trPr>
          <w:trHeight w:val="188"/>
        </w:trPr>
        <w:tc>
          <w:tcPr>
            <w:tcW w:w="993" w:type="dxa"/>
            <w:vMerge/>
            <w:vAlign w:val="center"/>
          </w:tcPr>
          <w:p w14:paraId="2A65B71B" w14:textId="6606F95A" w:rsidR="003F1F8A" w:rsidRPr="001504F8" w:rsidRDefault="003F1F8A" w:rsidP="003F1F8A">
            <w:pPr>
              <w:pStyle w:val="Normal1"/>
              <w:jc w:val="right"/>
              <w:rPr>
                <w:sz w:val="18"/>
                <w:szCs w:val="18"/>
              </w:rPr>
            </w:pPr>
          </w:p>
        </w:tc>
        <w:tc>
          <w:tcPr>
            <w:tcW w:w="1225" w:type="dxa"/>
            <w:vMerge/>
          </w:tcPr>
          <w:p w14:paraId="1B2E532A" w14:textId="5E061470" w:rsidR="003F1F8A" w:rsidRPr="001504F8" w:rsidRDefault="003F1F8A" w:rsidP="003F1F8A">
            <w:pPr>
              <w:pStyle w:val="Normal1"/>
              <w:jc w:val="right"/>
              <w:rPr>
                <w:sz w:val="18"/>
                <w:szCs w:val="18"/>
              </w:rPr>
            </w:pPr>
          </w:p>
        </w:tc>
        <w:tc>
          <w:tcPr>
            <w:tcW w:w="2035" w:type="dxa"/>
            <w:vMerge/>
          </w:tcPr>
          <w:p w14:paraId="5B392941" w14:textId="77777777" w:rsidR="003F1F8A" w:rsidRPr="001504F8" w:rsidRDefault="003F1F8A" w:rsidP="003F1F8A">
            <w:pPr>
              <w:pStyle w:val="Normal1"/>
              <w:jc w:val="right"/>
              <w:rPr>
                <w:sz w:val="18"/>
                <w:szCs w:val="18"/>
              </w:rPr>
            </w:pPr>
          </w:p>
        </w:tc>
        <w:tc>
          <w:tcPr>
            <w:tcW w:w="760" w:type="dxa"/>
            <w:vAlign w:val="center"/>
          </w:tcPr>
          <w:p w14:paraId="3AF088E4"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38C06A58" w14:textId="331B8376" w:rsidR="003F1F8A" w:rsidRPr="001504F8" w:rsidRDefault="003F1F8A" w:rsidP="003F1F8A">
            <w:pPr>
              <w:pStyle w:val="Normal1"/>
              <w:jc w:val="right"/>
              <w:rPr>
                <w:sz w:val="18"/>
                <w:szCs w:val="18"/>
              </w:rPr>
            </w:pPr>
            <w:r w:rsidRPr="001504F8">
              <w:rPr>
                <w:color w:val="auto"/>
                <w:sz w:val="18"/>
                <w:szCs w:val="18"/>
              </w:rPr>
              <w:t>Y-E3-3</w:t>
            </w:r>
          </w:p>
        </w:tc>
        <w:tc>
          <w:tcPr>
            <w:tcW w:w="1175" w:type="dxa"/>
            <w:vAlign w:val="center"/>
          </w:tcPr>
          <w:p w14:paraId="48BC91CD" w14:textId="2B782C27" w:rsidR="003F1F8A" w:rsidRPr="001504F8" w:rsidRDefault="003F1F8A" w:rsidP="003F1F8A">
            <w:pPr>
              <w:pStyle w:val="Normal1"/>
              <w:jc w:val="right"/>
              <w:rPr>
                <w:sz w:val="18"/>
                <w:szCs w:val="18"/>
              </w:rPr>
            </w:pPr>
            <w:r w:rsidRPr="001504F8">
              <w:rPr>
                <w:color w:val="auto"/>
                <w:sz w:val="18"/>
                <w:szCs w:val="18"/>
              </w:rPr>
              <w:t>8,817,117</w:t>
            </w:r>
          </w:p>
        </w:tc>
        <w:tc>
          <w:tcPr>
            <w:tcW w:w="1560" w:type="dxa"/>
          </w:tcPr>
          <w:p w14:paraId="05324B87" w14:textId="0DC48DF4" w:rsidR="003F1F8A" w:rsidRPr="001504F8" w:rsidRDefault="003F1F8A" w:rsidP="003F1F8A">
            <w:pPr>
              <w:pStyle w:val="Normal1"/>
              <w:jc w:val="right"/>
              <w:rPr>
                <w:sz w:val="18"/>
                <w:szCs w:val="18"/>
              </w:rPr>
            </w:pPr>
            <w:r w:rsidRPr="001504F8">
              <w:rPr>
                <w:sz w:val="18"/>
                <w:szCs w:val="18"/>
              </w:rPr>
              <w:t>SRX2528389</w:t>
            </w:r>
          </w:p>
        </w:tc>
      </w:tr>
      <w:tr w:rsidR="003F1F8A" w:rsidRPr="001504F8" w14:paraId="66A1F03A" w14:textId="77777777" w:rsidTr="003F1F8A">
        <w:trPr>
          <w:trHeight w:val="201"/>
        </w:trPr>
        <w:tc>
          <w:tcPr>
            <w:tcW w:w="993" w:type="dxa"/>
            <w:vMerge/>
            <w:vAlign w:val="center"/>
          </w:tcPr>
          <w:p w14:paraId="068BBEDE" w14:textId="0DFF826D" w:rsidR="003F1F8A" w:rsidRPr="001504F8" w:rsidRDefault="003F1F8A" w:rsidP="003F1F8A">
            <w:pPr>
              <w:pStyle w:val="Normal1"/>
              <w:jc w:val="right"/>
              <w:rPr>
                <w:sz w:val="18"/>
                <w:szCs w:val="18"/>
              </w:rPr>
            </w:pPr>
          </w:p>
        </w:tc>
        <w:tc>
          <w:tcPr>
            <w:tcW w:w="1225" w:type="dxa"/>
            <w:vMerge/>
          </w:tcPr>
          <w:p w14:paraId="3A260937" w14:textId="4D4767EB" w:rsidR="003F1F8A" w:rsidRPr="001504F8" w:rsidRDefault="003F1F8A" w:rsidP="003F1F8A">
            <w:pPr>
              <w:pStyle w:val="Normal1"/>
              <w:jc w:val="right"/>
              <w:rPr>
                <w:sz w:val="18"/>
                <w:szCs w:val="18"/>
              </w:rPr>
            </w:pPr>
          </w:p>
        </w:tc>
        <w:tc>
          <w:tcPr>
            <w:tcW w:w="2035" w:type="dxa"/>
            <w:vMerge w:val="restart"/>
          </w:tcPr>
          <w:p w14:paraId="603C5028" w14:textId="3FAC22F0" w:rsidR="003F1F8A" w:rsidRPr="001504F8" w:rsidRDefault="003F1F8A" w:rsidP="003F1F8A">
            <w:pPr>
              <w:pStyle w:val="Normal1"/>
              <w:jc w:val="right"/>
              <w:rPr>
                <w:sz w:val="18"/>
                <w:szCs w:val="18"/>
              </w:rPr>
            </w:pPr>
            <w:r w:rsidRPr="001504F8">
              <w:rPr>
                <w:rFonts w:eastAsia="Times New Roman"/>
                <w:color w:val="auto"/>
                <w:sz w:val="18"/>
                <w:szCs w:val="18"/>
              </w:rPr>
              <w:t>Egg 4th day after laying</w:t>
            </w:r>
          </w:p>
        </w:tc>
        <w:tc>
          <w:tcPr>
            <w:tcW w:w="760" w:type="dxa"/>
            <w:vAlign w:val="center"/>
          </w:tcPr>
          <w:p w14:paraId="04DBEBD2"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03F2903D" w14:textId="60014F1C" w:rsidR="003F1F8A" w:rsidRPr="001504F8" w:rsidRDefault="003F1F8A" w:rsidP="003F1F8A">
            <w:pPr>
              <w:pStyle w:val="Normal1"/>
              <w:jc w:val="right"/>
              <w:rPr>
                <w:sz w:val="18"/>
                <w:szCs w:val="18"/>
              </w:rPr>
            </w:pPr>
            <w:r w:rsidRPr="001504F8">
              <w:rPr>
                <w:color w:val="auto"/>
                <w:sz w:val="18"/>
                <w:szCs w:val="18"/>
              </w:rPr>
              <w:t>Y-E4-1</w:t>
            </w:r>
          </w:p>
        </w:tc>
        <w:tc>
          <w:tcPr>
            <w:tcW w:w="1175" w:type="dxa"/>
            <w:vAlign w:val="center"/>
          </w:tcPr>
          <w:p w14:paraId="0B942970" w14:textId="45BBF595" w:rsidR="003F1F8A" w:rsidRPr="001504F8" w:rsidRDefault="003F1F8A" w:rsidP="003F1F8A">
            <w:pPr>
              <w:pStyle w:val="Normal1"/>
              <w:jc w:val="right"/>
              <w:rPr>
                <w:sz w:val="18"/>
                <w:szCs w:val="18"/>
              </w:rPr>
            </w:pPr>
            <w:r w:rsidRPr="001504F8">
              <w:rPr>
                <w:color w:val="auto"/>
                <w:sz w:val="18"/>
                <w:szCs w:val="18"/>
              </w:rPr>
              <w:t>12,606,663</w:t>
            </w:r>
          </w:p>
        </w:tc>
        <w:tc>
          <w:tcPr>
            <w:tcW w:w="1560" w:type="dxa"/>
          </w:tcPr>
          <w:p w14:paraId="4E0666C8" w14:textId="4886862F" w:rsidR="003F1F8A" w:rsidRPr="001504F8" w:rsidRDefault="003F1F8A" w:rsidP="003F1F8A">
            <w:pPr>
              <w:pStyle w:val="Normal1"/>
              <w:jc w:val="right"/>
              <w:rPr>
                <w:sz w:val="18"/>
                <w:szCs w:val="18"/>
              </w:rPr>
            </w:pPr>
            <w:r w:rsidRPr="001504F8">
              <w:rPr>
                <w:sz w:val="18"/>
                <w:szCs w:val="18"/>
              </w:rPr>
              <w:t>SRX2528390</w:t>
            </w:r>
          </w:p>
        </w:tc>
      </w:tr>
      <w:tr w:rsidR="003F1F8A" w:rsidRPr="001504F8" w14:paraId="03A1FCA2" w14:textId="77777777" w:rsidTr="003F1F8A">
        <w:trPr>
          <w:trHeight w:val="188"/>
        </w:trPr>
        <w:tc>
          <w:tcPr>
            <w:tcW w:w="993" w:type="dxa"/>
            <w:vMerge/>
            <w:vAlign w:val="center"/>
          </w:tcPr>
          <w:p w14:paraId="6D89DEA6" w14:textId="501AA066" w:rsidR="003F1F8A" w:rsidRPr="001504F8" w:rsidRDefault="003F1F8A" w:rsidP="003F1F8A">
            <w:pPr>
              <w:pStyle w:val="Normal1"/>
              <w:jc w:val="right"/>
              <w:rPr>
                <w:sz w:val="18"/>
                <w:szCs w:val="18"/>
              </w:rPr>
            </w:pPr>
          </w:p>
        </w:tc>
        <w:tc>
          <w:tcPr>
            <w:tcW w:w="1225" w:type="dxa"/>
            <w:vMerge/>
          </w:tcPr>
          <w:p w14:paraId="5D2F70A0" w14:textId="1A62AE1A" w:rsidR="003F1F8A" w:rsidRPr="001504F8" w:rsidRDefault="003F1F8A" w:rsidP="003F1F8A">
            <w:pPr>
              <w:pStyle w:val="Normal1"/>
              <w:jc w:val="right"/>
              <w:rPr>
                <w:sz w:val="18"/>
                <w:szCs w:val="18"/>
              </w:rPr>
            </w:pPr>
          </w:p>
        </w:tc>
        <w:tc>
          <w:tcPr>
            <w:tcW w:w="2035" w:type="dxa"/>
            <w:vMerge/>
          </w:tcPr>
          <w:p w14:paraId="0000A0BE" w14:textId="77777777" w:rsidR="003F1F8A" w:rsidRPr="001504F8" w:rsidRDefault="003F1F8A" w:rsidP="003F1F8A">
            <w:pPr>
              <w:pStyle w:val="Normal1"/>
              <w:jc w:val="right"/>
              <w:rPr>
                <w:sz w:val="18"/>
                <w:szCs w:val="18"/>
              </w:rPr>
            </w:pPr>
          </w:p>
        </w:tc>
        <w:tc>
          <w:tcPr>
            <w:tcW w:w="760" w:type="dxa"/>
            <w:vAlign w:val="center"/>
          </w:tcPr>
          <w:p w14:paraId="33233ABE"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69915AD2" w14:textId="00E1DD56" w:rsidR="003F1F8A" w:rsidRPr="001504F8" w:rsidRDefault="003F1F8A" w:rsidP="003F1F8A">
            <w:pPr>
              <w:pStyle w:val="Normal1"/>
              <w:jc w:val="right"/>
              <w:rPr>
                <w:sz w:val="18"/>
                <w:szCs w:val="18"/>
              </w:rPr>
            </w:pPr>
            <w:r w:rsidRPr="001504F8">
              <w:rPr>
                <w:color w:val="auto"/>
                <w:sz w:val="18"/>
                <w:szCs w:val="18"/>
              </w:rPr>
              <w:t>Y-E4-2</w:t>
            </w:r>
          </w:p>
        </w:tc>
        <w:tc>
          <w:tcPr>
            <w:tcW w:w="1175" w:type="dxa"/>
            <w:vAlign w:val="center"/>
          </w:tcPr>
          <w:p w14:paraId="08562314" w14:textId="144E667C" w:rsidR="003F1F8A" w:rsidRPr="001504F8" w:rsidRDefault="003F1F8A" w:rsidP="003F1F8A">
            <w:pPr>
              <w:pStyle w:val="Normal1"/>
              <w:jc w:val="right"/>
              <w:rPr>
                <w:sz w:val="18"/>
                <w:szCs w:val="18"/>
              </w:rPr>
            </w:pPr>
            <w:r w:rsidRPr="001504F8">
              <w:rPr>
                <w:color w:val="auto"/>
                <w:sz w:val="18"/>
                <w:szCs w:val="18"/>
              </w:rPr>
              <w:t>15,271,225</w:t>
            </w:r>
          </w:p>
        </w:tc>
        <w:tc>
          <w:tcPr>
            <w:tcW w:w="1560" w:type="dxa"/>
          </w:tcPr>
          <w:p w14:paraId="6B8C623F" w14:textId="6BD689EB" w:rsidR="003F1F8A" w:rsidRPr="001504F8" w:rsidRDefault="003F1F8A" w:rsidP="003F1F8A">
            <w:pPr>
              <w:pStyle w:val="Normal1"/>
              <w:jc w:val="right"/>
              <w:rPr>
                <w:sz w:val="18"/>
                <w:szCs w:val="18"/>
              </w:rPr>
            </w:pPr>
            <w:r w:rsidRPr="001504F8">
              <w:rPr>
                <w:sz w:val="18"/>
                <w:szCs w:val="18"/>
              </w:rPr>
              <w:t>SRX2528391</w:t>
            </w:r>
          </w:p>
        </w:tc>
      </w:tr>
      <w:tr w:rsidR="003F1F8A" w:rsidRPr="001504F8" w14:paraId="5D30C691" w14:textId="77777777" w:rsidTr="003F1F8A">
        <w:trPr>
          <w:trHeight w:val="188"/>
        </w:trPr>
        <w:tc>
          <w:tcPr>
            <w:tcW w:w="993" w:type="dxa"/>
            <w:vMerge/>
            <w:vAlign w:val="center"/>
          </w:tcPr>
          <w:p w14:paraId="78657C22" w14:textId="4CF9895D" w:rsidR="003F1F8A" w:rsidRPr="001504F8" w:rsidRDefault="003F1F8A" w:rsidP="003F1F8A">
            <w:pPr>
              <w:pStyle w:val="Normal1"/>
              <w:jc w:val="right"/>
              <w:rPr>
                <w:sz w:val="18"/>
                <w:szCs w:val="18"/>
              </w:rPr>
            </w:pPr>
          </w:p>
        </w:tc>
        <w:tc>
          <w:tcPr>
            <w:tcW w:w="1225" w:type="dxa"/>
            <w:vMerge/>
          </w:tcPr>
          <w:p w14:paraId="685827C6" w14:textId="68C1C8E8" w:rsidR="003F1F8A" w:rsidRPr="001504F8" w:rsidRDefault="003F1F8A" w:rsidP="003F1F8A">
            <w:pPr>
              <w:pStyle w:val="Normal1"/>
              <w:jc w:val="right"/>
              <w:rPr>
                <w:sz w:val="18"/>
                <w:szCs w:val="18"/>
              </w:rPr>
            </w:pPr>
          </w:p>
        </w:tc>
        <w:tc>
          <w:tcPr>
            <w:tcW w:w="2035" w:type="dxa"/>
            <w:vMerge/>
          </w:tcPr>
          <w:p w14:paraId="18FAC7D9" w14:textId="77777777" w:rsidR="003F1F8A" w:rsidRPr="001504F8" w:rsidRDefault="003F1F8A" w:rsidP="003F1F8A">
            <w:pPr>
              <w:pStyle w:val="Normal1"/>
              <w:jc w:val="right"/>
              <w:rPr>
                <w:sz w:val="18"/>
                <w:szCs w:val="18"/>
              </w:rPr>
            </w:pPr>
          </w:p>
        </w:tc>
        <w:tc>
          <w:tcPr>
            <w:tcW w:w="760" w:type="dxa"/>
            <w:vAlign w:val="center"/>
          </w:tcPr>
          <w:p w14:paraId="67D19F67"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6FDD2EDF" w14:textId="098287E7" w:rsidR="003F1F8A" w:rsidRPr="001504F8" w:rsidRDefault="003F1F8A" w:rsidP="003F1F8A">
            <w:pPr>
              <w:pStyle w:val="Normal1"/>
              <w:jc w:val="right"/>
              <w:rPr>
                <w:sz w:val="18"/>
                <w:szCs w:val="18"/>
              </w:rPr>
            </w:pPr>
            <w:r w:rsidRPr="001504F8">
              <w:rPr>
                <w:color w:val="auto"/>
                <w:sz w:val="18"/>
                <w:szCs w:val="18"/>
              </w:rPr>
              <w:t>Y-E4-3</w:t>
            </w:r>
          </w:p>
        </w:tc>
        <w:tc>
          <w:tcPr>
            <w:tcW w:w="1175" w:type="dxa"/>
            <w:vAlign w:val="center"/>
          </w:tcPr>
          <w:p w14:paraId="135C15E7" w14:textId="118488D4" w:rsidR="003F1F8A" w:rsidRPr="001504F8" w:rsidRDefault="003F1F8A" w:rsidP="003F1F8A">
            <w:pPr>
              <w:pStyle w:val="Normal1"/>
              <w:jc w:val="right"/>
              <w:rPr>
                <w:sz w:val="18"/>
                <w:szCs w:val="18"/>
              </w:rPr>
            </w:pPr>
            <w:r w:rsidRPr="001504F8">
              <w:rPr>
                <w:color w:val="auto"/>
                <w:sz w:val="18"/>
                <w:szCs w:val="18"/>
              </w:rPr>
              <w:t>12,517,722</w:t>
            </w:r>
          </w:p>
        </w:tc>
        <w:tc>
          <w:tcPr>
            <w:tcW w:w="1560" w:type="dxa"/>
          </w:tcPr>
          <w:p w14:paraId="4EC1002E" w14:textId="2075FC33" w:rsidR="003F1F8A" w:rsidRPr="001504F8" w:rsidRDefault="003F1F8A" w:rsidP="003F1F8A">
            <w:pPr>
              <w:pStyle w:val="Normal1"/>
              <w:jc w:val="right"/>
              <w:rPr>
                <w:sz w:val="18"/>
                <w:szCs w:val="18"/>
              </w:rPr>
            </w:pPr>
            <w:r w:rsidRPr="001504F8">
              <w:rPr>
                <w:sz w:val="18"/>
                <w:szCs w:val="18"/>
              </w:rPr>
              <w:t>SRX2528392</w:t>
            </w:r>
          </w:p>
        </w:tc>
      </w:tr>
      <w:tr w:rsidR="003F1F8A" w:rsidRPr="001504F8" w14:paraId="23EEA57F" w14:textId="77777777" w:rsidTr="003F1F8A">
        <w:trPr>
          <w:trHeight w:val="201"/>
        </w:trPr>
        <w:tc>
          <w:tcPr>
            <w:tcW w:w="993" w:type="dxa"/>
            <w:vMerge/>
            <w:vAlign w:val="center"/>
          </w:tcPr>
          <w:p w14:paraId="333E8B0F" w14:textId="3B1A6E2B" w:rsidR="003F1F8A" w:rsidRPr="001504F8" w:rsidRDefault="003F1F8A" w:rsidP="003F1F8A">
            <w:pPr>
              <w:pStyle w:val="Normal1"/>
              <w:jc w:val="right"/>
              <w:rPr>
                <w:sz w:val="18"/>
                <w:szCs w:val="18"/>
              </w:rPr>
            </w:pPr>
          </w:p>
        </w:tc>
        <w:tc>
          <w:tcPr>
            <w:tcW w:w="1225" w:type="dxa"/>
            <w:vMerge/>
          </w:tcPr>
          <w:p w14:paraId="016984E3" w14:textId="1F71B233" w:rsidR="003F1F8A" w:rsidRPr="001504F8" w:rsidRDefault="003F1F8A" w:rsidP="003F1F8A">
            <w:pPr>
              <w:pStyle w:val="Normal1"/>
              <w:jc w:val="right"/>
              <w:rPr>
                <w:sz w:val="18"/>
                <w:szCs w:val="18"/>
              </w:rPr>
            </w:pPr>
          </w:p>
        </w:tc>
        <w:tc>
          <w:tcPr>
            <w:tcW w:w="2035" w:type="dxa"/>
            <w:vMerge w:val="restart"/>
          </w:tcPr>
          <w:p w14:paraId="481BA20D" w14:textId="2A2AB313" w:rsidR="003F1F8A" w:rsidRPr="001504F8" w:rsidRDefault="003F1F8A" w:rsidP="003F1F8A">
            <w:pPr>
              <w:pStyle w:val="Normal1"/>
              <w:jc w:val="right"/>
              <w:rPr>
                <w:sz w:val="18"/>
                <w:szCs w:val="18"/>
              </w:rPr>
            </w:pPr>
            <w:r w:rsidRPr="001504F8">
              <w:rPr>
                <w:rFonts w:eastAsia="Times New Roman"/>
                <w:color w:val="auto"/>
                <w:sz w:val="18"/>
                <w:szCs w:val="18"/>
              </w:rPr>
              <w:t>Egg 5th day after laying</w:t>
            </w:r>
          </w:p>
        </w:tc>
        <w:tc>
          <w:tcPr>
            <w:tcW w:w="760" w:type="dxa"/>
            <w:vAlign w:val="center"/>
          </w:tcPr>
          <w:p w14:paraId="67249F4B"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02FFEBFF" w14:textId="2811F67A" w:rsidR="003F1F8A" w:rsidRPr="001504F8" w:rsidRDefault="003F1F8A" w:rsidP="003F1F8A">
            <w:pPr>
              <w:pStyle w:val="Normal1"/>
              <w:jc w:val="right"/>
              <w:rPr>
                <w:sz w:val="18"/>
                <w:szCs w:val="18"/>
              </w:rPr>
            </w:pPr>
            <w:r w:rsidRPr="001504F8">
              <w:rPr>
                <w:color w:val="auto"/>
                <w:sz w:val="18"/>
                <w:szCs w:val="18"/>
              </w:rPr>
              <w:t>Y-E5-1</w:t>
            </w:r>
          </w:p>
        </w:tc>
        <w:tc>
          <w:tcPr>
            <w:tcW w:w="1175" w:type="dxa"/>
            <w:vAlign w:val="center"/>
          </w:tcPr>
          <w:p w14:paraId="2F0D50C2" w14:textId="56B93B7B" w:rsidR="003F1F8A" w:rsidRPr="001504F8" w:rsidRDefault="003F1F8A" w:rsidP="003F1F8A">
            <w:pPr>
              <w:pStyle w:val="Normal1"/>
              <w:jc w:val="right"/>
              <w:rPr>
                <w:sz w:val="18"/>
                <w:szCs w:val="18"/>
              </w:rPr>
            </w:pPr>
            <w:r w:rsidRPr="001504F8">
              <w:rPr>
                <w:color w:val="auto"/>
                <w:sz w:val="18"/>
                <w:szCs w:val="18"/>
              </w:rPr>
              <w:t>12,599,958</w:t>
            </w:r>
          </w:p>
        </w:tc>
        <w:tc>
          <w:tcPr>
            <w:tcW w:w="1560" w:type="dxa"/>
          </w:tcPr>
          <w:p w14:paraId="2CDFE205" w14:textId="695905DE" w:rsidR="003F1F8A" w:rsidRPr="001504F8" w:rsidRDefault="003F1F8A" w:rsidP="003F1F8A">
            <w:pPr>
              <w:pStyle w:val="Normal1"/>
              <w:jc w:val="right"/>
              <w:rPr>
                <w:sz w:val="18"/>
                <w:szCs w:val="18"/>
              </w:rPr>
            </w:pPr>
            <w:r w:rsidRPr="001504F8">
              <w:rPr>
                <w:sz w:val="18"/>
                <w:szCs w:val="18"/>
              </w:rPr>
              <w:t>SRX2528393</w:t>
            </w:r>
          </w:p>
        </w:tc>
      </w:tr>
      <w:tr w:rsidR="003F1F8A" w:rsidRPr="001504F8" w14:paraId="3F91D95E" w14:textId="77777777" w:rsidTr="003F1F8A">
        <w:trPr>
          <w:trHeight w:val="188"/>
        </w:trPr>
        <w:tc>
          <w:tcPr>
            <w:tcW w:w="993" w:type="dxa"/>
            <w:vMerge/>
            <w:vAlign w:val="center"/>
          </w:tcPr>
          <w:p w14:paraId="154FBE26" w14:textId="19477B17" w:rsidR="003F1F8A" w:rsidRPr="001504F8" w:rsidRDefault="003F1F8A" w:rsidP="003F1F8A">
            <w:pPr>
              <w:pStyle w:val="Normal1"/>
              <w:jc w:val="right"/>
              <w:rPr>
                <w:sz w:val="18"/>
                <w:szCs w:val="18"/>
              </w:rPr>
            </w:pPr>
          </w:p>
        </w:tc>
        <w:tc>
          <w:tcPr>
            <w:tcW w:w="1225" w:type="dxa"/>
            <w:vMerge/>
          </w:tcPr>
          <w:p w14:paraId="2F3E7672" w14:textId="41F29B38" w:rsidR="003F1F8A" w:rsidRPr="001504F8" w:rsidRDefault="003F1F8A" w:rsidP="003F1F8A">
            <w:pPr>
              <w:pStyle w:val="Normal1"/>
              <w:jc w:val="right"/>
              <w:rPr>
                <w:sz w:val="18"/>
                <w:szCs w:val="18"/>
              </w:rPr>
            </w:pPr>
          </w:p>
        </w:tc>
        <w:tc>
          <w:tcPr>
            <w:tcW w:w="2035" w:type="dxa"/>
            <w:vMerge/>
          </w:tcPr>
          <w:p w14:paraId="0A52C790" w14:textId="77777777" w:rsidR="003F1F8A" w:rsidRPr="001504F8" w:rsidRDefault="003F1F8A" w:rsidP="003F1F8A">
            <w:pPr>
              <w:pStyle w:val="Normal1"/>
              <w:jc w:val="right"/>
              <w:rPr>
                <w:sz w:val="18"/>
                <w:szCs w:val="18"/>
              </w:rPr>
            </w:pPr>
          </w:p>
        </w:tc>
        <w:tc>
          <w:tcPr>
            <w:tcW w:w="760" w:type="dxa"/>
            <w:vAlign w:val="center"/>
          </w:tcPr>
          <w:p w14:paraId="24BE921E"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3DF84238" w14:textId="7793DCB1" w:rsidR="003F1F8A" w:rsidRPr="001504F8" w:rsidRDefault="003F1F8A" w:rsidP="003F1F8A">
            <w:pPr>
              <w:pStyle w:val="Normal1"/>
              <w:jc w:val="right"/>
              <w:rPr>
                <w:sz w:val="18"/>
                <w:szCs w:val="18"/>
              </w:rPr>
            </w:pPr>
            <w:r w:rsidRPr="001504F8">
              <w:rPr>
                <w:color w:val="auto"/>
                <w:sz w:val="18"/>
                <w:szCs w:val="18"/>
              </w:rPr>
              <w:t>Y-E5-2</w:t>
            </w:r>
          </w:p>
        </w:tc>
        <w:tc>
          <w:tcPr>
            <w:tcW w:w="1175" w:type="dxa"/>
            <w:vAlign w:val="center"/>
          </w:tcPr>
          <w:p w14:paraId="78113675" w14:textId="0795C898" w:rsidR="003F1F8A" w:rsidRPr="001504F8" w:rsidRDefault="003F1F8A" w:rsidP="003F1F8A">
            <w:pPr>
              <w:pStyle w:val="Normal1"/>
              <w:jc w:val="right"/>
              <w:rPr>
                <w:sz w:val="18"/>
                <w:szCs w:val="18"/>
              </w:rPr>
            </w:pPr>
            <w:r w:rsidRPr="001504F8">
              <w:rPr>
                <w:color w:val="auto"/>
                <w:sz w:val="18"/>
                <w:szCs w:val="18"/>
              </w:rPr>
              <w:t>14,476,417</w:t>
            </w:r>
          </w:p>
        </w:tc>
        <w:tc>
          <w:tcPr>
            <w:tcW w:w="1560" w:type="dxa"/>
          </w:tcPr>
          <w:p w14:paraId="476317B8" w14:textId="17431195" w:rsidR="003F1F8A" w:rsidRPr="001504F8" w:rsidRDefault="003F1F8A" w:rsidP="003F1F8A">
            <w:pPr>
              <w:pStyle w:val="Normal1"/>
              <w:jc w:val="right"/>
              <w:rPr>
                <w:sz w:val="18"/>
                <w:szCs w:val="18"/>
              </w:rPr>
            </w:pPr>
            <w:r w:rsidRPr="001504F8">
              <w:rPr>
                <w:sz w:val="18"/>
                <w:szCs w:val="18"/>
              </w:rPr>
              <w:t>SRX2528394</w:t>
            </w:r>
          </w:p>
        </w:tc>
      </w:tr>
      <w:tr w:rsidR="003F1F8A" w:rsidRPr="001504F8" w14:paraId="583CADB3" w14:textId="77777777" w:rsidTr="003F1F8A">
        <w:trPr>
          <w:trHeight w:val="188"/>
        </w:trPr>
        <w:tc>
          <w:tcPr>
            <w:tcW w:w="993" w:type="dxa"/>
            <w:vMerge/>
            <w:vAlign w:val="center"/>
          </w:tcPr>
          <w:p w14:paraId="594CB7B9" w14:textId="71E83525" w:rsidR="003F1F8A" w:rsidRPr="001504F8" w:rsidRDefault="003F1F8A" w:rsidP="003F1F8A">
            <w:pPr>
              <w:pStyle w:val="Normal1"/>
              <w:jc w:val="right"/>
              <w:rPr>
                <w:sz w:val="18"/>
                <w:szCs w:val="18"/>
              </w:rPr>
            </w:pPr>
          </w:p>
        </w:tc>
        <w:tc>
          <w:tcPr>
            <w:tcW w:w="1225" w:type="dxa"/>
            <w:vMerge/>
          </w:tcPr>
          <w:p w14:paraId="6F312678" w14:textId="4A4FE1A6" w:rsidR="003F1F8A" w:rsidRPr="001504F8" w:rsidRDefault="003F1F8A" w:rsidP="003F1F8A">
            <w:pPr>
              <w:pStyle w:val="Normal1"/>
              <w:jc w:val="right"/>
              <w:rPr>
                <w:sz w:val="18"/>
                <w:szCs w:val="18"/>
              </w:rPr>
            </w:pPr>
          </w:p>
        </w:tc>
        <w:tc>
          <w:tcPr>
            <w:tcW w:w="2035" w:type="dxa"/>
            <w:vMerge/>
          </w:tcPr>
          <w:p w14:paraId="4B9DC9DF" w14:textId="77777777" w:rsidR="003F1F8A" w:rsidRPr="001504F8" w:rsidRDefault="003F1F8A" w:rsidP="003F1F8A">
            <w:pPr>
              <w:pStyle w:val="Normal1"/>
              <w:jc w:val="right"/>
              <w:rPr>
                <w:sz w:val="18"/>
                <w:szCs w:val="18"/>
              </w:rPr>
            </w:pPr>
          </w:p>
        </w:tc>
        <w:tc>
          <w:tcPr>
            <w:tcW w:w="760" w:type="dxa"/>
            <w:vAlign w:val="center"/>
          </w:tcPr>
          <w:p w14:paraId="7F5648A6" w14:textId="77777777" w:rsidR="003F1F8A" w:rsidRPr="001504F8" w:rsidRDefault="003F1F8A" w:rsidP="003F1F8A">
            <w:pPr>
              <w:pStyle w:val="Normal1"/>
              <w:jc w:val="right"/>
              <w:rPr>
                <w:sz w:val="18"/>
                <w:szCs w:val="18"/>
              </w:rPr>
            </w:pPr>
            <w:r w:rsidRPr="001504F8">
              <w:rPr>
                <w:sz w:val="18"/>
                <w:szCs w:val="18"/>
              </w:rPr>
              <w:t>3</w:t>
            </w:r>
          </w:p>
        </w:tc>
        <w:tc>
          <w:tcPr>
            <w:tcW w:w="1650" w:type="dxa"/>
            <w:vAlign w:val="center"/>
          </w:tcPr>
          <w:p w14:paraId="2C2E03F0" w14:textId="7F59F673" w:rsidR="003F1F8A" w:rsidRPr="001504F8" w:rsidRDefault="003F1F8A" w:rsidP="003F1F8A">
            <w:pPr>
              <w:pStyle w:val="Normal1"/>
              <w:jc w:val="right"/>
              <w:rPr>
                <w:sz w:val="18"/>
                <w:szCs w:val="18"/>
              </w:rPr>
            </w:pPr>
            <w:r w:rsidRPr="001504F8">
              <w:rPr>
                <w:color w:val="auto"/>
                <w:sz w:val="18"/>
                <w:szCs w:val="18"/>
              </w:rPr>
              <w:t>Y-E5-3</w:t>
            </w:r>
          </w:p>
        </w:tc>
        <w:tc>
          <w:tcPr>
            <w:tcW w:w="1175" w:type="dxa"/>
            <w:vAlign w:val="center"/>
          </w:tcPr>
          <w:p w14:paraId="7C59DCEF" w14:textId="634A0E46" w:rsidR="003F1F8A" w:rsidRPr="001504F8" w:rsidRDefault="003F1F8A" w:rsidP="003F1F8A">
            <w:pPr>
              <w:pStyle w:val="Normal1"/>
              <w:jc w:val="right"/>
              <w:rPr>
                <w:sz w:val="18"/>
                <w:szCs w:val="18"/>
              </w:rPr>
            </w:pPr>
            <w:r w:rsidRPr="001504F8">
              <w:rPr>
                <w:color w:val="auto"/>
                <w:sz w:val="18"/>
                <w:szCs w:val="18"/>
              </w:rPr>
              <w:t>17,324,895</w:t>
            </w:r>
          </w:p>
        </w:tc>
        <w:tc>
          <w:tcPr>
            <w:tcW w:w="1560" w:type="dxa"/>
          </w:tcPr>
          <w:p w14:paraId="1E7DB95C" w14:textId="0306453E" w:rsidR="003F1F8A" w:rsidRPr="001504F8" w:rsidRDefault="003F1F8A" w:rsidP="003F1F8A">
            <w:pPr>
              <w:pStyle w:val="Normal1"/>
              <w:jc w:val="right"/>
              <w:rPr>
                <w:sz w:val="18"/>
                <w:szCs w:val="18"/>
              </w:rPr>
            </w:pPr>
            <w:r w:rsidRPr="001504F8">
              <w:rPr>
                <w:sz w:val="18"/>
                <w:szCs w:val="18"/>
              </w:rPr>
              <w:t>SRX2528395</w:t>
            </w:r>
          </w:p>
        </w:tc>
      </w:tr>
      <w:tr w:rsidR="003F1F8A" w:rsidRPr="001504F8" w14:paraId="00F47166" w14:textId="77777777" w:rsidTr="003F1F8A">
        <w:trPr>
          <w:trHeight w:val="201"/>
        </w:trPr>
        <w:tc>
          <w:tcPr>
            <w:tcW w:w="993" w:type="dxa"/>
            <w:vMerge/>
            <w:vAlign w:val="center"/>
          </w:tcPr>
          <w:p w14:paraId="2AE09D78" w14:textId="5F78D465" w:rsidR="003F1F8A" w:rsidRPr="001504F8" w:rsidRDefault="003F1F8A" w:rsidP="003F1F8A">
            <w:pPr>
              <w:pStyle w:val="Normal1"/>
              <w:jc w:val="right"/>
              <w:rPr>
                <w:sz w:val="18"/>
                <w:szCs w:val="18"/>
              </w:rPr>
            </w:pPr>
          </w:p>
        </w:tc>
        <w:tc>
          <w:tcPr>
            <w:tcW w:w="1225" w:type="dxa"/>
            <w:vMerge/>
          </w:tcPr>
          <w:p w14:paraId="0605DE96" w14:textId="021C584D" w:rsidR="003F1F8A" w:rsidRPr="001504F8" w:rsidRDefault="003F1F8A" w:rsidP="003F1F8A">
            <w:pPr>
              <w:pStyle w:val="Normal1"/>
              <w:jc w:val="right"/>
              <w:rPr>
                <w:sz w:val="18"/>
                <w:szCs w:val="18"/>
              </w:rPr>
            </w:pPr>
          </w:p>
        </w:tc>
        <w:tc>
          <w:tcPr>
            <w:tcW w:w="2035" w:type="dxa"/>
            <w:vMerge w:val="restart"/>
          </w:tcPr>
          <w:p w14:paraId="2A38D9BD" w14:textId="6E089878" w:rsidR="003F1F8A" w:rsidRPr="001504F8" w:rsidRDefault="003F1F8A" w:rsidP="003F1F8A">
            <w:pPr>
              <w:pStyle w:val="Normal1"/>
              <w:jc w:val="right"/>
              <w:rPr>
                <w:sz w:val="18"/>
                <w:szCs w:val="18"/>
              </w:rPr>
            </w:pPr>
            <w:r w:rsidRPr="001504F8">
              <w:rPr>
                <w:rFonts w:eastAsia="Times New Roman"/>
                <w:color w:val="auto"/>
                <w:sz w:val="18"/>
                <w:szCs w:val="18"/>
              </w:rPr>
              <w:t>Juvenile 1st day</w:t>
            </w:r>
          </w:p>
        </w:tc>
        <w:tc>
          <w:tcPr>
            <w:tcW w:w="760" w:type="dxa"/>
            <w:vAlign w:val="center"/>
          </w:tcPr>
          <w:p w14:paraId="6205F8CE" w14:textId="77777777" w:rsidR="003F1F8A" w:rsidRPr="001504F8" w:rsidRDefault="003F1F8A" w:rsidP="003F1F8A">
            <w:pPr>
              <w:pStyle w:val="Normal1"/>
              <w:jc w:val="right"/>
              <w:rPr>
                <w:sz w:val="18"/>
                <w:szCs w:val="18"/>
              </w:rPr>
            </w:pPr>
            <w:r w:rsidRPr="001504F8">
              <w:rPr>
                <w:sz w:val="18"/>
                <w:szCs w:val="18"/>
              </w:rPr>
              <w:t>1</w:t>
            </w:r>
          </w:p>
        </w:tc>
        <w:tc>
          <w:tcPr>
            <w:tcW w:w="1650" w:type="dxa"/>
            <w:vAlign w:val="center"/>
          </w:tcPr>
          <w:p w14:paraId="1A26EC2D" w14:textId="015AAF2D" w:rsidR="003F1F8A" w:rsidRPr="001504F8" w:rsidRDefault="003F1F8A" w:rsidP="003F1F8A">
            <w:pPr>
              <w:pStyle w:val="Normal1"/>
              <w:jc w:val="right"/>
              <w:rPr>
                <w:sz w:val="18"/>
                <w:szCs w:val="18"/>
              </w:rPr>
            </w:pPr>
            <w:r w:rsidRPr="001504F8">
              <w:rPr>
                <w:color w:val="auto"/>
                <w:sz w:val="18"/>
                <w:szCs w:val="18"/>
              </w:rPr>
              <w:t>Y-B1-1</w:t>
            </w:r>
          </w:p>
        </w:tc>
        <w:tc>
          <w:tcPr>
            <w:tcW w:w="1175" w:type="dxa"/>
            <w:vAlign w:val="center"/>
          </w:tcPr>
          <w:p w14:paraId="623F3F0E" w14:textId="6854C53A" w:rsidR="003F1F8A" w:rsidRPr="001504F8" w:rsidRDefault="003F1F8A" w:rsidP="003F1F8A">
            <w:pPr>
              <w:pStyle w:val="Normal1"/>
              <w:jc w:val="right"/>
              <w:rPr>
                <w:sz w:val="18"/>
                <w:szCs w:val="18"/>
              </w:rPr>
            </w:pPr>
            <w:r w:rsidRPr="001504F8">
              <w:rPr>
                <w:color w:val="auto"/>
                <w:sz w:val="18"/>
                <w:szCs w:val="18"/>
              </w:rPr>
              <w:t>4,811,886</w:t>
            </w:r>
          </w:p>
        </w:tc>
        <w:tc>
          <w:tcPr>
            <w:tcW w:w="1560" w:type="dxa"/>
          </w:tcPr>
          <w:p w14:paraId="2F62EB95" w14:textId="229B1346" w:rsidR="003F1F8A" w:rsidRPr="001504F8" w:rsidRDefault="003F1F8A" w:rsidP="003F1F8A">
            <w:pPr>
              <w:pStyle w:val="Normal1"/>
              <w:jc w:val="right"/>
              <w:rPr>
                <w:sz w:val="18"/>
                <w:szCs w:val="18"/>
              </w:rPr>
            </w:pPr>
            <w:r w:rsidRPr="001504F8">
              <w:rPr>
                <w:sz w:val="18"/>
                <w:szCs w:val="18"/>
              </w:rPr>
              <w:t>SRX2528396</w:t>
            </w:r>
          </w:p>
        </w:tc>
      </w:tr>
      <w:tr w:rsidR="003F1F8A" w:rsidRPr="001504F8" w14:paraId="289A1338" w14:textId="77777777" w:rsidTr="003F1F8A">
        <w:trPr>
          <w:trHeight w:val="188"/>
        </w:trPr>
        <w:tc>
          <w:tcPr>
            <w:tcW w:w="993" w:type="dxa"/>
            <w:vMerge/>
            <w:vAlign w:val="center"/>
          </w:tcPr>
          <w:p w14:paraId="3CAF075C" w14:textId="618CD87C" w:rsidR="003F1F8A" w:rsidRPr="001504F8" w:rsidRDefault="003F1F8A" w:rsidP="003F1F8A">
            <w:pPr>
              <w:pStyle w:val="Normal1"/>
              <w:jc w:val="right"/>
              <w:rPr>
                <w:sz w:val="18"/>
                <w:szCs w:val="18"/>
              </w:rPr>
            </w:pPr>
          </w:p>
        </w:tc>
        <w:tc>
          <w:tcPr>
            <w:tcW w:w="1225" w:type="dxa"/>
            <w:vMerge/>
          </w:tcPr>
          <w:p w14:paraId="21BA1BD5" w14:textId="6D35115B" w:rsidR="003F1F8A" w:rsidRPr="001504F8" w:rsidRDefault="003F1F8A" w:rsidP="003F1F8A">
            <w:pPr>
              <w:pStyle w:val="Normal1"/>
              <w:jc w:val="right"/>
              <w:rPr>
                <w:sz w:val="18"/>
                <w:szCs w:val="18"/>
              </w:rPr>
            </w:pPr>
          </w:p>
        </w:tc>
        <w:tc>
          <w:tcPr>
            <w:tcW w:w="2035" w:type="dxa"/>
            <w:vMerge/>
            <w:vAlign w:val="center"/>
          </w:tcPr>
          <w:p w14:paraId="7BCA7D49" w14:textId="77777777" w:rsidR="003F1F8A" w:rsidRPr="001504F8" w:rsidRDefault="003F1F8A" w:rsidP="003F1F8A">
            <w:pPr>
              <w:pStyle w:val="Normal1"/>
              <w:jc w:val="right"/>
              <w:rPr>
                <w:sz w:val="18"/>
                <w:szCs w:val="18"/>
              </w:rPr>
            </w:pPr>
          </w:p>
        </w:tc>
        <w:tc>
          <w:tcPr>
            <w:tcW w:w="760" w:type="dxa"/>
            <w:vAlign w:val="center"/>
          </w:tcPr>
          <w:p w14:paraId="22356197" w14:textId="77777777" w:rsidR="003F1F8A" w:rsidRPr="001504F8" w:rsidRDefault="003F1F8A" w:rsidP="003F1F8A">
            <w:pPr>
              <w:pStyle w:val="Normal1"/>
              <w:jc w:val="right"/>
              <w:rPr>
                <w:sz w:val="18"/>
                <w:szCs w:val="18"/>
              </w:rPr>
            </w:pPr>
            <w:r w:rsidRPr="001504F8">
              <w:rPr>
                <w:sz w:val="18"/>
                <w:szCs w:val="18"/>
              </w:rPr>
              <w:t>2</w:t>
            </w:r>
          </w:p>
        </w:tc>
        <w:tc>
          <w:tcPr>
            <w:tcW w:w="1650" w:type="dxa"/>
            <w:vAlign w:val="center"/>
          </w:tcPr>
          <w:p w14:paraId="74EDB24C" w14:textId="2579366A" w:rsidR="003F1F8A" w:rsidRPr="001504F8" w:rsidRDefault="003F1F8A" w:rsidP="003F1F8A">
            <w:pPr>
              <w:pStyle w:val="Normal1"/>
              <w:jc w:val="right"/>
              <w:rPr>
                <w:sz w:val="18"/>
                <w:szCs w:val="18"/>
              </w:rPr>
            </w:pPr>
            <w:r w:rsidRPr="001504F8">
              <w:rPr>
                <w:color w:val="auto"/>
                <w:sz w:val="18"/>
                <w:szCs w:val="18"/>
              </w:rPr>
              <w:t>Y-B1-2</w:t>
            </w:r>
          </w:p>
        </w:tc>
        <w:tc>
          <w:tcPr>
            <w:tcW w:w="1175" w:type="dxa"/>
            <w:vAlign w:val="center"/>
          </w:tcPr>
          <w:p w14:paraId="5DDE02A5" w14:textId="69BB6E2D" w:rsidR="003F1F8A" w:rsidRPr="001504F8" w:rsidRDefault="003F1F8A" w:rsidP="003F1F8A">
            <w:pPr>
              <w:pStyle w:val="Normal1"/>
              <w:jc w:val="right"/>
              <w:rPr>
                <w:sz w:val="18"/>
                <w:szCs w:val="18"/>
              </w:rPr>
            </w:pPr>
            <w:r w:rsidRPr="001504F8">
              <w:rPr>
                <w:color w:val="auto"/>
                <w:sz w:val="18"/>
                <w:szCs w:val="18"/>
              </w:rPr>
              <w:t>6,210,798</w:t>
            </w:r>
          </w:p>
        </w:tc>
        <w:tc>
          <w:tcPr>
            <w:tcW w:w="1560" w:type="dxa"/>
          </w:tcPr>
          <w:p w14:paraId="291869A8" w14:textId="323F1D4E" w:rsidR="003F1F8A" w:rsidRPr="001504F8" w:rsidRDefault="003F1F8A" w:rsidP="003F1F8A">
            <w:pPr>
              <w:pStyle w:val="Normal1"/>
              <w:jc w:val="right"/>
              <w:rPr>
                <w:sz w:val="18"/>
                <w:szCs w:val="18"/>
              </w:rPr>
            </w:pPr>
            <w:r w:rsidRPr="001504F8">
              <w:rPr>
                <w:sz w:val="18"/>
                <w:szCs w:val="18"/>
              </w:rPr>
              <w:t>SRX2528397</w:t>
            </w:r>
          </w:p>
        </w:tc>
      </w:tr>
      <w:tr w:rsidR="003F1F8A" w:rsidRPr="001504F8" w14:paraId="04C0D098" w14:textId="77777777" w:rsidTr="003F1F8A">
        <w:trPr>
          <w:trHeight w:val="188"/>
        </w:trPr>
        <w:tc>
          <w:tcPr>
            <w:tcW w:w="993" w:type="dxa"/>
            <w:vMerge/>
            <w:tcBorders>
              <w:bottom w:val="single" w:sz="12" w:space="0" w:color="auto"/>
            </w:tcBorders>
            <w:vAlign w:val="center"/>
          </w:tcPr>
          <w:p w14:paraId="39E0263C" w14:textId="02189747" w:rsidR="003F1F8A" w:rsidRPr="001504F8" w:rsidRDefault="003F1F8A" w:rsidP="003F1F8A">
            <w:pPr>
              <w:pStyle w:val="Normal1"/>
              <w:jc w:val="right"/>
              <w:rPr>
                <w:sz w:val="18"/>
                <w:szCs w:val="18"/>
              </w:rPr>
            </w:pPr>
          </w:p>
        </w:tc>
        <w:tc>
          <w:tcPr>
            <w:tcW w:w="1225" w:type="dxa"/>
            <w:vMerge/>
            <w:tcBorders>
              <w:bottom w:val="single" w:sz="12" w:space="0" w:color="auto"/>
            </w:tcBorders>
          </w:tcPr>
          <w:p w14:paraId="67278BEF" w14:textId="73842562" w:rsidR="003F1F8A" w:rsidRPr="001504F8" w:rsidRDefault="003F1F8A" w:rsidP="003F1F8A">
            <w:pPr>
              <w:pStyle w:val="Normal1"/>
              <w:jc w:val="right"/>
              <w:rPr>
                <w:sz w:val="18"/>
                <w:szCs w:val="18"/>
              </w:rPr>
            </w:pPr>
          </w:p>
        </w:tc>
        <w:tc>
          <w:tcPr>
            <w:tcW w:w="2035" w:type="dxa"/>
            <w:vMerge/>
            <w:tcBorders>
              <w:bottom w:val="single" w:sz="12" w:space="0" w:color="auto"/>
            </w:tcBorders>
            <w:vAlign w:val="center"/>
          </w:tcPr>
          <w:p w14:paraId="73303C3E" w14:textId="77777777" w:rsidR="003F1F8A" w:rsidRPr="001504F8" w:rsidRDefault="003F1F8A" w:rsidP="003F1F8A">
            <w:pPr>
              <w:pStyle w:val="Normal1"/>
              <w:jc w:val="right"/>
              <w:rPr>
                <w:sz w:val="18"/>
                <w:szCs w:val="18"/>
              </w:rPr>
            </w:pPr>
          </w:p>
        </w:tc>
        <w:tc>
          <w:tcPr>
            <w:tcW w:w="760" w:type="dxa"/>
            <w:tcBorders>
              <w:bottom w:val="single" w:sz="12" w:space="0" w:color="auto"/>
            </w:tcBorders>
            <w:vAlign w:val="center"/>
          </w:tcPr>
          <w:p w14:paraId="1C84105C" w14:textId="77777777" w:rsidR="003F1F8A" w:rsidRPr="001504F8" w:rsidRDefault="003F1F8A" w:rsidP="003F1F8A">
            <w:pPr>
              <w:pStyle w:val="Normal1"/>
              <w:jc w:val="right"/>
              <w:rPr>
                <w:sz w:val="18"/>
                <w:szCs w:val="18"/>
              </w:rPr>
            </w:pPr>
            <w:r w:rsidRPr="001504F8">
              <w:rPr>
                <w:sz w:val="18"/>
                <w:szCs w:val="18"/>
              </w:rPr>
              <w:t>3</w:t>
            </w:r>
          </w:p>
        </w:tc>
        <w:tc>
          <w:tcPr>
            <w:tcW w:w="1650" w:type="dxa"/>
            <w:tcBorders>
              <w:bottom w:val="single" w:sz="12" w:space="0" w:color="auto"/>
            </w:tcBorders>
            <w:vAlign w:val="center"/>
          </w:tcPr>
          <w:p w14:paraId="11745A63" w14:textId="546BA7B5" w:rsidR="003F1F8A" w:rsidRPr="001504F8" w:rsidRDefault="003F1F8A" w:rsidP="003F1F8A">
            <w:pPr>
              <w:pStyle w:val="Normal1"/>
              <w:jc w:val="right"/>
              <w:rPr>
                <w:sz w:val="18"/>
                <w:szCs w:val="18"/>
              </w:rPr>
            </w:pPr>
            <w:r w:rsidRPr="001504F8">
              <w:rPr>
                <w:color w:val="auto"/>
                <w:sz w:val="18"/>
                <w:szCs w:val="18"/>
              </w:rPr>
              <w:t>Y-B1-3</w:t>
            </w:r>
          </w:p>
        </w:tc>
        <w:tc>
          <w:tcPr>
            <w:tcW w:w="1175" w:type="dxa"/>
            <w:tcBorders>
              <w:bottom w:val="single" w:sz="12" w:space="0" w:color="auto"/>
            </w:tcBorders>
            <w:vAlign w:val="center"/>
          </w:tcPr>
          <w:p w14:paraId="37BC4DF3" w14:textId="432B2FFF" w:rsidR="003F1F8A" w:rsidRPr="001504F8" w:rsidRDefault="003F1F8A" w:rsidP="003F1F8A">
            <w:pPr>
              <w:pStyle w:val="Normal1"/>
              <w:jc w:val="right"/>
              <w:rPr>
                <w:sz w:val="18"/>
                <w:szCs w:val="18"/>
              </w:rPr>
            </w:pPr>
            <w:r w:rsidRPr="001504F8">
              <w:rPr>
                <w:color w:val="auto"/>
                <w:sz w:val="18"/>
                <w:szCs w:val="18"/>
              </w:rPr>
              <w:t>5,637,785</w:t>
            </w:r>
          </w:p>
        </w:tc>
        <w:tc>
          <w:tcPr>
            <w:tcW w:w="1560" w:type="dxa"/>
            <w:tcBorders>
              <w:bottom w:val="single" w:sz="12" w:space="0" w:color="auto"/>
            </w:tcBorders>
          </w:tcPr>
          <w:p w14:paraId="4E072FC7" w14:textId="3A53FEA5" w:rsidR="003F1F8A" w:rsidRPr="001504F8" w:rsidRDefault="003F1F8A" w:rsidP="003F1F8A">
            <w:pPr>
              <w:pStyle w:val="Normal1"/>
              <w:jc w:val="right"/>
              <w:rPr>
                <w:sz w:val="18"/>
                <w:szCs w:val="18"/>
              </w:rPr>
            </w:pPr>
            <w:r w:rsidRPr="001504F8">
              <w:rPr>
                <w:sz w:val="18"/>
                <w:szCs w:val="18"/>
              </w:rPr>
              <w:t>SRX2528398</w:t>
            </w:r>
          </w:p>
        </w:tc>
      </w:tr>
    </w:tbl>
    <w:p w14:paraId="6F79E8AC" w14:textId="77777777" w:rsidR="00D82ACF" w:rsidRPr="001504F8" w:rsidRDefault="00D82ACF" w:rsidP="00D82ACF">
      <w:pPr>
        <w:rPr>
          <w:rFonts w:ascii="Gill Sans" w:hAnsi="Gill Sans" w:cs="Gill Sans"/>
        </w:rPr>
      </w:pPr>
    </w:p>
    <w:p w14:paraId="4345FE1D" w14:textId="77777777" w:rsidR="004A668F" w:rsidRPr="001504F8" w:rsidRDefault="004A668F" w:rsidP="004A668F">
      <w:pPr>
        <w:rPr>
          <w:rFonts w:ascii="Gill Sans" w:hAnsi="Gill Sans" w:cs="Gill Sans"/>
        </w:rPr>
      </w:pPr>
    </w:p>
    <w:p w14:paraId="166619A1" w14:textId="39E92A37" w:rsidR="00D82ACF" w:rsidRPr="001504F8" w:rsidRDefault="00D82ACF" w:rsidP="000350D8">
      <w:pPr>
        <w:pStyle w:val="3"/>
      </w:pPr>
      <w:r w:rsidRPr="001504F8">
        <w:br w:type="page"/>
      </w:r>
    </w:p>
    <w:p w14:paraId="41055061" w14:textId="3DE3AE7A" w:rsidR="000D007E" w:rsidRPr="001504F8" w:rsidRDefault="00D82ACF" w:rsidP="00C471EB">
      <w:pPr>
        <w:pStyle w:val="af4"/>
        <w:rPr>
          <w:rFonts w:ascii="Gill Sans" w:hAnsi="Gill Sans" w:cs="Gill Sans"/>
        </w:rPr>
      </w:pPr>
      <w:bookmarkStart w:id="9" w:name="_Toc349221907"/>
      <w:r w:rsidRPr="001504F8">
        <w:rPr>
          <w:rFonts w:ascii="Gill Sans" w:hAnsi="Gill Sans" w:cs="Gill Sans"/>
        </w:rPr>
        <w:lastRenderedPageBreak/>
        <w:t xml:space="preserve">Supplementary Table </w:t>
      </w:r>
      <w:r w:rsidR="006972BA"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2</w:t>
      </w:r>
      <w:r w:rsidR="001504F8" w:rsidRPr="001504F8">
        <w:rPr>
          <w:rFonts w:ascii="Gill Sans" w:hAnsi="Gill Sans" w:cs="Gill Sans"/>
          <w:noProof/>
        </w:rPr>
        <w:fldChar w:fldCharType="end"/>
      </w:r>
      <w:r w:rsidR="003E0AA7" w:rsidRPr="001504F8">
        <w:rPr>
          <w:rFonts w:ascii="Gill Sans" w:hAnsi="Gill Sans" w:cs="Gill Sans"/>
          <w:noProof/>
        </w:rPr>
        <w:t>.</w:t>
      </w:r>
      <w:r w:rsidR="004D48D5" w:rsidRPr="001504F8">
        <w:rPr>
          <w:rFonts w:ascii="Gill Sans" w:hAnsi="Gill Sans" w:cs="Gill Sans"/>
        </w:rPr>
        <w:t xml:space="preserve"> Mapping statistics of DNA</w:t>
      </w:r>
      <w:r w:rsidR="001504F8">
        <w:rPr>
          <w:rFonts w:ascii="Gill Sans" w:hAnsi="Gill Sans" w:cs="Gill Sans"/>
        </w:rPr>
        <w:t xml:space="preserve"> s</w:t>
      </w:r>
      <w:r w:rsidR="004D48D5" w:rsidRPr="001504F8">
        <w:rPr>
          <w:rFonts w:ascii="Gill Sans" w:hAnsi="Gill Sans" w:cs="Gill Sans"/>
        </w:rPr>
        <w:t>eq</w:t>
      </w:r>
      <w:r w:rsidR="001504F8">
        <w:rPr>
          <w:rFonts w:ascii="Gill Sans" w:hAnsi="Gill Sans" w:cs="Gill Sans"/>
        </w:rPr>
        <w:t>uencing</w:t>
      </w:r>
      <w:r w:rsidR="004D48D5" w:rsidRPr="001504F8">
        <w:rPr>
          <w:rFonts w:ascii="Gill Sans" w:hAnsi="Gill Sans" w:cs="Gill Sans"/>
        </w:rPr>
        <w:t xml:space="preserve"> data</w:t>
      </w:r>
      <w:bookmarkEnd w:id="9"/>
    </w:p>
    <w:p w14:paraId="11DB3900" w14:textId="77777777" w:rsidR="004D48D5" w:rsidRPr="001504F8" w:rsidRDefault="004D48D5" w:rsidP="004D48D5">
      <w:pPr>
        <w:rPr>
          <w:rFonts w:ascii="Gill Sans" w:hAnsi="Gill Sans" w:cs="Gill Sans"/>
        </w:rPr>
      </w:pPr>
    </w:p>
    <w:tbl>
      <w:tblPr>
        <w:tblW w:w="9360" w:type="dxa"/>
        <w:tblBorders>
          <w:top w:val="single" w:sz="8" w:space="0" w:color="auto"/>
          <w:bottom w:val="single" w:sz="8" w:space="0" w:color="auto"/>
        </w:tblBorders>
        <w:tblLayout w:type="fixed"/>
        <w:tblLook w:val="0600" w:firstRow="0" w:lastRow="0" w:firstColumn="0" w:lastColumn="0" w:noHBand="1" w:noVBand="1"/>
      </w:tblPr>
      <w:tblGrid>
        <w:gridCol w:w="1252"/>
        <w:gridCol w:w="1809"/>
        <w:gridCol w:w="1947"/>
        <w:gridCol w:w="2080"/>
        <w:gridCol w:w="2272"/>
      </w:tblGrid>
      <w:tr w:rsidR="001504F8" w:rsidRPr="001504F8" w14:paraId="41FC60AF" w14:textId="77777777" w:rsidTr="001504F8">
        <w:trPr>
          <w:trHeight w:val="406"/>
        </w:trPr>
        <w:tc>
          <w:tcPr>
            <w:tcW w:w="1252" w:type="dxa"/>
            <w:tcBorders>
              <w:top w:val="single" w:sz="12" w:space="0" w:color="auto"/>
              <w:bottom w:val="single" w:sz="8" w:space="0" w:color="auto"/>
            </w:tcBorders>
            <w:shd w:val="clear" w:color="auto" w:fill="F2F2F2" w:themeFill="background1" w:themeFillShade="F2"/>
            <w:tcMar>
              <w:left w:w="0" w:type="dxa"/>
              <w:right w:w="0" w:type="dxa"/>
            </w:tcMar>
            <w:vAlign w:val="center"/>
          </w:tcPr>
          <w:p w14:paraId="62B1C9B8" w14:textId="5A5E0700" w:rsidR="004D48D5" w:rsidRPr="001504F8" w:rsidRDefault="004D48D5" w:rsidP="0009108B">
            <w:pPr>
              <w:pStyle w:val="Normal1"/>
              <w:jc w:val="left"/>
              <w:rPr>
                <w:sz w:val="20"/>
                <w:szCs w:val="20"/>
              </w:rPr>
            </w:pPr>
            <w:r w:rsidRPr="001504F8">
              <w:rPr>
                <w:sz w:val="20"/>
                <w:szCs w:val="20"/>
              </w:rPr>
              <w:t>Origin</w:t>
            </w:r>
            <w:r w:rsidR="001504F8">
              <w:rPr>
                <w:sz w:val="20"/>
                <w:szCs w:val="20"/>
              </w:rPr>
              <w:t>*</w:t>
            </w:r>
          </w:p>
        </w:tc>
        <w:tc>
          <w:tcPr>
            <w:tcW w:w="1809" w:type="dxa"/>
            <w:tcBorders>
              <w:top w:val="single" w:sz="12" w:space="0" w:color="auto"/>
              <w:bottom w:val="single" w:sz="8" w:space="0" w:color="auto"/>
            </w:tcBorders>
            <w:shd w:val="clear" w:color="auto" w:fill="F2F2F2" w:themeFill="background1" w:themeFillShade="F2"/>
            <w:vAlign w:val="center"/>
          </w:tcPr>
          <w:p w14:paraId="789954D6" w14:textId="5AA14211" w:rsidR="004D48D5" w:rsidRPr="001504F8" w:rsidRDefault="0009108B" w:rsidP="0009108B">
            <w:pPr>
              <w:pStyle w:val="Normal1"/>
              <w:jc w:val="right"/>
              <w:rPr>
                <w:sz w:val="20"/>
                <w:szCs w:val="20"/>
                <w:highlight w:val="white"/>
              </w:rPr>
            </w:pPr>
            <w:r w:rsidRPr="001504F8">
              <w:rPr>
                <w:sz w:val="20"/>
                <w:szCs w:val="20"/>
              </w:rPr>
              <w:t>Accession ID</w:t>
            </w:r>
          </w:p>
        </w:tc>
        <w:tc>
          <w:tcPr>
            <w:tcW w:w="1947" w:type="dxa"/>
            <w:tcBorders>
              <w:top w:val="single" w:sz="12" w:space="0" w:color="auto"/>
              <w:bottom w:val="single" w:sz="8" w:space="0" w:color="auto"/>
            </w:tcBorders>
            <w:shd w:val="clear" w:color="auto" w:fill="F2F2F2" w:themeFill="background1" w:themeFillShade="F2"/>
            <w:tcMar>
              <w:left w:w="0" w:type="dxa"/>
              <w:right w:w="0" w:type="dxa"/>
            </w:tcMar>
            <w:vAlign w:val="center"/>
          </w:tcPr>
          <w:p w14:paraId="59947368" w14:textId="746C39BE" w:rsidR="004D48D5" w:rsidRPr="001504F8" w:rsidRDefault="004D48D5" w:rsidP="0009108B">
            <w:pPr>
              <w:pStyle w:val="Normal1"/>
              <w:jc w:val="right"/>
              <w:rPr>
                <w:sz w:val="20"/>
                <w:szCs w:val="20"/>
              </w:rPr>
            </w:pPr>
            <w:r w:rsidRPr="001504F8">
              <w:rPr>
                <w:sz w:val="20"/>
                <w:szCs w:val="20"/>
              </w:rPr>
              <w:t>Mapped Reads</w:t>
            </w:r>
          </w:p>
        </w:tc>
        <w:tc>
          <w:tcPr>
            <w:tcW w:w="2080" w:type="dxa"/>
            <w:tcBorders>
              <w:top w:val="single" w:sz="12" w:space="0" w:color="auto"/>
              <w:bottom w:val="single" w:sz="8" w:space="0" w:color="auto"/>
            </w:tcBorders>
            <w:shd w:val="clear" w:color="auto" w:fill="F2F2F2" w:themeFill="background1" w:themeFillShade="F2"/>
            <w:tcMar>
              <w:left w:w="0" w:type="dxa"/>
              <w:right w:w="0" w:type="dxa"/>
            </w:tcMar>
            <w:vAlign w:val="center"/>
          </w:tcPr>
          <w:p w14:paraId="2F1C3546" w14:textId="34F6A308" w:rsidR="004D48D5" w:rsidRPr="001504F8" w:rsidRDefault="004D48D5" w:rsidP="0009108B">
            <w:pPr>
              <w:pStyle w:val="Normal1"/>
              <w:jc w:val="right"/>
              <w:rPr>
                <w:sz w:val="20"/>
                <w:szCs w:val="20"/>
              </w:rPr>
            </w:pPr>
            <w:r w:rsidRPr="001504F8">
              <w:rPr>
                <w:sz w:val="20"/>
                <w:szCs w:val="20"/>
              </w:rPr>
              <w:t>Coverage (Mean/SD)</w:t>
            </w:r>
          </w:p>
        </w:tc>
        <w:tc>
          <w:tcPr>
            <w:tcW w:w="2272" w:type="dxa"/>
            <w:tcBorders>
              <w:top w:val="single" w:sz="12" w:space="0" w:color="auto"/>
              <w:bottom w:val="single" w:sz="8" w:space="0" w:color="auto"/>
            </w:tcBorders>
            <w:shd w:val="clear" w:color="auto" w:fill="F2F2F2" w:themeFill="background1" w:themeFillShade="F2"/>
            <w:tcMar>
              <w:left w:w="0" w:type="dxa"/>
              <w:right w:w="0" w:type="dxa"/>
            </w:tcMar>
            <w:vAlign w:val="center"/>
          </w:tcPr>
          <w:p w14:paraId="683485C2" w14:textId="2171B8C2" w:rsidR="004D48D5" w:rsidRPr="001504F8" w:rsidRDefault="0009108B" w:rsidP="0009108B">
            <w:pPr>
              <w:pStyle w:val="Normal1"/>
              <w:jc w:val="right"/>
              <w:rPr>
                <w:sz w:val="20"/>
                <w:szCs w:val="20"/>
              </w:rPr>
            </w:pPr>
            <w:r w:rsidRPr="001504F8">
              <w:rPr>
                <w:sz w:val="20"/>
                <w:szCs w:val="20"/>
              </w:rPr>
              <w:t># In</w:t>
            </w:r>
            <w:r w:rsidR="001504F8">
              <w:rPr>
                <w:sz w:val="20"/>
                <w:szCs w:val="20"/>
              </w:rPr>
              <w:t>sertions</w:t>
            </w:r>
            <w:r w:rsidRPr="001504F8">
              <w:rPr>
                <w:sz w:val="20"/>
                <w:szCs w:val="20"/>
              </w:rPr>
              <w:t>/Del</w:t>
            </w:r>
            <w:r w:rsidR="001504F8">
              <w:rPr>
                <w:sz w:val="20"/>
                <w:szCs w:val="20"/>
              </w:rPr>
              <w:t>etions</w:t>
            </w:r>
          </w:p>
        </w:tc>
      </w:tr>
      <w:tr w:rsidR="001504F8" w:rsidRPr="001504F8" w14:paraId="6B8190D5" w14:textId="77777777" w:rsidTr="001504F8">
        <w:trPr>
          <w:trHeight w:val="406"/>
        </w:trPr>
        <w:tc>
          <w:tcPr>
            <w:tcW w:w="1252" w:type="dxa"/>
            <w:vMerge w:val="restart"/>
            <w:tcBorders>
              <w:top w:val="single" w:sz="8" w:space="0" w:color="auto"/>
            </w:tcBorders>
            <w:tcMar>
              <w:left w:w="0" w:type="dxa"/>
              <w:right w:w="0" w:type="dxa"/>
            </w:tcMar>
            <w:vAlign w:val="center"/>
          </w:tcPr>
          <w:p w14:paraId="0A15E10F" w14:textId="7C84D4A0" w:rsidR="00AE671D" w:rsidRPr="001504F8" w:rsidRDefault="00AE671D" w:rsidP="0009108B">
            <w:pPr>
              <w:pStyle w:val="Normal1"/>
              <w:jc w:val="left"/>
              <w:rPr>
                <w:sz w:val="20"/>
                <w:szCs w:val="20"/>
              </w:rPr>
            </w:pPr>
            <w:r w:rsidRPr="001504F8">
              <w:rPr>
                <w:sz w:val="20"/>
                <w:szCs w:val="20"/>
              </w:rPr>
              <w:t>UNC</w:t>
            </w:r>
          </w:p>
        </w:tc>
        <w:tc>
          <w:tcPr>
            <w:tcW w:w="1809" w:type="dxa"/>
            <w:tcBorders>
              <w:top w:val="single" w:sz="8" w:space="0" w:color="auto"/>
            </w:tcBorders>
            <w:vAlign w:val="center"/>
          </w:tcPr>
          <w:p w14:paraId="39B6DFA9" w14:textId="1EFF5261" w:rsidR="00AE671D" w:rsidRPr="001504F8" w:rsidRDefault="00AE671D" w:rsidP="0009108B">
            <w:pPr>
              <w:pStyle w:val="Normal1"/>
              <w:jc w:val="right"/>
              <w:rPr>
                <w:sz w:val="20"/>
                <w:szCs w:val="20"/>
                <w:highlight w:val="white"/>
              </w:rPr>
            </w:pPr>
            <w:r w:rsidRPr="001504F8">
              <w:rPr>
                <w:color w:val="auto"/>
                <w:sz w:val="20"/>
                <w:szCs w:val="20"/>
              </w:rPr>
              <w:t>SRR2986339</w:t>
            </w:r>
          </w:p>
        </w:tc>
        <w:tc>
          <w:tcPr>
            <w:tcW w:w="1947" w:type="dxa"/>
            <w:tcBorders>
              <w:top w:val="single" w:sz="8" w:space="0" w:color="auto"/>
            </w:tcBorders>
            <w:tcMar>
              <w:left w:w="0" w:type="dxa"/>
              <w:right w:w="0" w:type="dxa"/>
            </w:tcMar>
            <w:vAlign w:val="center"/>
          </w:tcPr>
          <w:p w14:paraId="0467BADE" w14:textId="6739D6E5" w:rsidR="00AE671D" w:rsidRPr="001504F8" w:rsidRDefault="00AE671D" w:rsidP="0009108B">
            <w:pPr>
              <w:pStyle w:val="Normal1"/>
              <w:jc w:val="right"/>
              <w:rPr>
                <w:sz w:val="20"/>
                <w:szCs w:val="20"/>
              </w:rPr>
            </w:pPr>
            <w:r w:rsidRPr="001504F8">
              <w:rPr>
                <w:color w:val="auto"/>
                <w:sz w:val="20"/>
                <w:szCs w:val="20"/>
              </w:rPr>
              <w:t>47.6M (54.24%)</w:t>
            </w:r>
          </w:p>
        </w:tc>
        <w:tc>
          <w:tcPr>
            <w:tcW w:w="2080" w:type="dxa"/>
            <w:tcBorders>
              <w:top w:val="single" w:sz="8" w:space="0" w:color="auto"/>
            </w:tcBorders>
            <w:tcMar>
              <w:left w:w="0" w:type="dxa"/>
              <w:right w:w="0" w:type="dxa"/>
            </w:tcMar>
            <w:vAlign w:val="center"/>
          </w:tcPr>
          <w:p w14:paraId="1A7895E4" w14:textId="7E8544E9" w:rsidR="00AE671D" w:rsidRPr="001504F8" w:rsidRDefault="00AE671D" w:rsidP="0009108B">
            <w:pPr>
              <w:pStyle w:val="Normal1"/>
              <w:jc w:val="right"/>
              <w:rPr>
                <w:sz w:val="20"/>
                <w:szCs w:val="20"/>
              </w:rPr>
            </w:pPr>
            <w:r w:rsidRPr="001504F8">
              <w:rPr>
                <w:color w:val="auto"/>
                <w:sz w:val="20"/>
                <w:szCs w:val="20"/>
              </w:rPr>
              <w:t>107±234</w:t>
            </w:r>
          </w:p>
        </w:tc>
        <w:tc>
          <w:tcPr>
            <w:tcW w:w="2272" w:type="dxa"/>
            <w:tcBorders>
              <w:top w:val="single" w:sz="8" w:space="0" w:color="auto"/>
            </w:tcBorders>
            <w:tcMar>
              <w:left w:w="0" w:type="dxa"/>
              <w:right w:w="0" w:type="dxa"/>
            </w:tcMar>
            <w:vAlign w:val="center"/>
          </w:tcPr>
          <w:p w14:paraId="1F1B0AFF" w14:textId="21DF04DE" w:rsidR="00AE671D" w:rsidRPr="001504F8" w:rsidRDefault="00AE671D" w:rsidP="0009108B">
            <w:pPr>
              <w:pStyle w:val="Normal1"/>
              <w:jc w:val="right"/>
              <w:rPr>
                <w:sz w:val="20"/>
                <w:szCs w:val="20"/>
              </w:rPr>
            </w:pPr>
            <w:r w:rsidRPr="001504F8">
              <w:rPr>
                <w:color w:val="auto"/>
                <w:sz w:val="20"/>
                <w:szCs w:val="20"/>
              </w:rPr>
              <w:t>6.85M/7.70M</w:t>
            </w:r>
          </w:p>
        </w:tc>
      </w:tr>
      <w:tr w:rsidR="001504F8" w:rsidRPr="001504F8" w14:paraId="19541E20" w14:textId="77777777" w:rsidTr="001504F8">
        <w:trPr>
          <w:trHeight w:val="406"/>
        </w:trPr>
        <w:tc>
          <w:tcPr>
            <w:tcW w:w="1252" w:type="dxa"/>
            <w:vMerge/>
            <w:tcMar>
              <w:left w:w="0" w:type="dxa"/>
              <w:right w:w="0" w:type="dxa"/>
            </w:tcMar>
            <w:vAlign w:val="center"/>
          </w:tcPr>
          <w:p w14:paraId="4BDFBB90" w14:textId="77777777" w:rsidR="00AE671D" w:rsidRPr="001504F8" w:rsidRDefault="00AE671D" w:rsidP="0009108B">
            <w:pPr>
              <w:pStyle w:val="Normal1"/>
              <w:jc w:val="left"/>
              <w:rPr>
                <w:sz w:val="20"/>
                <w:szCs w:val="20"/>
              </w:rPr>
            </w:pPr>
          </w:p>
        </w:tc>
        <w:tc>
          <w:tcPr>
            <w:tcW w:w="1809" w:type="dxa"/>
            <w:vAlign w:val="center"/>
          </w:tcPr>
          <w:p w14:paraId="612B73C7" w14:textId="5893A624" w:rsidR="00AE671D" w:rsidRPr="001504F8" w:rsidRDefault="00AE671D" w:rsidP="0009108B">
            <w:pPr>
              <w:pStyle w:val="Normal1"/>
              <w:jc w:val="right"/>
              <w:rPr>
                <w:sz w:val="20"/>
                <w:szCs w:val="20"/>
                <w:highlight w:val="white"/>
              </w:rPr>
            </w:pPr>
            <w:r w:rsidRPr="001504F8">
              <w:rPr>
                <w:color w:val="auto"/>
                <w:sz w:val="20"/>
                <w:szCs w:val="20"/>
              </w:rPr>
              <w:t>SRR2986435</w:t>
            </w:r>
          </w:p>
        </w:tc>
        <w:tc>
          <w:tcPr>
            <w:tcW w:w="1947" w:type="dxa"/>
            <w:tcMar>
              <w:left w:w="0" w:type="dxa"/>
              <w:right w:w="0" w:type="dxa"/>
            </w:tcMar>
            <w:vAlign w:val="center"/>
          </w:tcPr>
          <w:p w14:paraId="5B058BC8" w14:textId="58AD4B0B" w:rsidR="00AE671D" w:rsidRPr="001504F8" w:rsidRDefault="00AE671D" w:rsidP="0009108B">
            <w:pPr>
              <w:pStyle w:val="Normal1"/>
              <w:jc w:val="right"/>
              <w:rPr>
                <w:sz w:val="20"/>
                <w:szCs w:val="20"/>
                <w:highlight w:val="white"/>
              </w:rPr>
            </w:pPr>
            <w:r w:rsidRPr="001504F8">
              <w:rPr>
                <w:color w:val="auto"/>
                <w:sz w:val="20"/>
                <w:szCs w:val="20"/>
              </w:rPr>
              <w:t>53.8M (83.95%)</w:t>
            </w:r>
          </w:p>
        </w:tc>
        <w:tc>
          <w:tcPr>
            <w:tcW w:w="2080" w:type="dxa"/>
            <w:tcMar>
              <w:left w:w="0" w:type="dxa"/>
              <w:right w:w="0" w:type="dxa"/>
            </w:tcMar>
            <w:vAlign w:val="center"/>
          </w:tcPr>
          <w:p w14:paraId="7ED06679" w14:textId="3E5170DC" w:rsidR="00AE671D" w:rsidRPr="001504F8" w:rsidRDefault="00AE671D" w:rsidP="0009108B">
            <w:pPr>
              <w:pStyle w:val="Normal1"/>
              <w:jc w:val="right"/>
              <w:rPr>
                <w:sz w:val="20"/>
                <w:szCs w:val="20"/>
                <w:highlight w:val="white"/>
              </w:rPr>
            </w:pPr>
            <w:r w:rsidRPr="001504F8">
              <w:rPr>
                <w:color w:val="auto"/>
                <w:sz w:val="20"/>
                <w:szCs w:val="20"/>
              </w:rPr>
              <w:t>50±97</w:t>
            </w:r>
          </w:p>
        </w:tc>
        <w:tc>
          <w:tcPr>
            <w:tcW w:w="2272" w:type="dxa"/>
            <w:tcMar>
              <w:left w:w="0" w:type="dxa"/>
              <w:right w:w="0" w:type="dxa"/>
            </w:tcMar>
            <w:vAlign w:val="center"/>
          </w:tcPr>
          <w:p w14:paraId="1BF8229A" w14:textId="557E8C8E" w:rsidR="00AE671D" w:rsidRPr="001504F8" w:rsidRDefault="00AE671D" w:rsidP="0009108B">
            <w:pPr>
              <w:pStyle w:val="Normal1"/>
              <w:jc w:val="right"/>
              <w:rPr>
                <w:sz w:val="20"/>
                <w:szCs w:val="20"/>
                <w:highlight w:val="white"/>
              </w:rPr>
            </w:pPr>
            <w:r w:rsidRPr="001504F8">
              <w:rPr>
                <w:color w:val="auto"/>
                <w:sz w:val="20"/>
                <w:szCs w:val="20"/>
              </w:rPr>
              <w:t>1.84M/2.02</w:t>
            </w:r>
          </w:p>
        </w:tc>
      </w:tr>
      <w:tr w:rsidR="001504F8" w:rsidRPr="001504F8" w14:paraId="609AACC2" w14:textId="77777777" w:rsidTr="00177608">
        <w:trPr>
          <w:trHeight w:val="406"/>
        </w:trPr>
        <w:tc>
          <w:tcPr>
            <w:tcW w:w="1252" w:type="dxa"/>
            <w:vMerge/>
            <w:tcBorders>
              <w:bottom w:val="single" w:sz="4" w:space="0" w:color="auto"/>
            </w:tcBorders>
            <w:tcMar>
              <w:left w:w="0" w:type="dxa"/>
              <w:right w:w="0" w:type="dxa"/>
            </w:tcMar>
            <w:vAlign w:val="center"/>
          </w:tcPr>
          <w:p w14:paraId="663F1683" w14:textId="77777777" w:rsidR="00AE671D" w:rsidRPr="001504F8" w:rsidRDefault="00AE671D" w:rsidP="0009108B">
            <w:pPr>
              <w:pStyle w:val="Normal1"/>
              <w:jc w:val="left"/>
              <w:rPr>
                <w:sz w:val="20"/>
                <w:szCs w:val="20"/>
              </w:rPr>
            </w:pPr>
          </w:p>
        </w:tc>
        <w:tc>
          <w:tcPr>
            <w:tcW w:w="1809" w:type="dxa"/>
            <w:tcBorders>
              <w:bottom w:val="single" w:sz="4" w:space="0" w:color="auto"/>
            </w:tcBorders>
            <w:vAlign w:val="center"/>
          </w:tcPr>
          <w:p w14:paraId="1D4F93E2" w14:textId="4683139E" w:rsidR="00AE671D" w:rsidRPr="001504F8" w:rsidRDefault="00AE671D" w:rsidP="0009108B">
            <w:pPr>
              <w:pStyle w:val="Normal1"/>
              <w:jc w:val="right"/>
              <w:rPr>
                <w:sz w:val="20"/>
                <w:szCs w:val="20"/>
                <w:highlight w:val="white"/>
              </w:rPr>
            </w:pPr>
            <w:r w:rsidRPr="001504F8">
              <w:rPr>
                <w:color w:val="auto"/>
                <w:sz w:val="20"/>
                <w:szCs w:val="20"/>
              </w:rPr>
              <w:t>SRR2986451</w:t>
            </w:r>
          </w:p>
        </w:tc>
        <w:tc>
          <w:tcPr>
            <w:tcW w:w="1947" w:type="dxa"/>
            <w:tcBorders>
              <w:bottom w:val="single" w:sz="4" w:space="0" w:color="auto"/>
            </w:tcBorders>
            <w:tcMar>
              <w:left w:w="0" w:type="dxa"/>
              <w:right w:w="0" w:type="dxa"/>
            </w:tcMar>
            <w:vAlign w:val="center"/>
          </w:tcPr>
          <w:p w14:paraId="10E8F4FC" w14:textId="2E62BA63" w:rsidR="00AE671D" w:rsidRPr="001504F8" w:rsidRDefault="00AE671D" w:rsidP="0009108B">
            <w:pPr>
              <w:pStyle w:val="Normal1"/>
              <w:jc w:val="right"/>
              <w:rPr>
                <w:sz w:val="20"/>
                <w:szCs w:val="20"/>
                <w:highlight w:val="white"/>
              </w:rPr>
            </w:pPr>
            <w:r w:rsidRPr="001504F8">
              <w:rPr>
                <w:color w:val="auto"/>
                <w:sz w:val="20"/>
                <w:szCs w:val="20"/>
              </w:rPr>
              <w:t>39.2M</w:t>
            </w:r>
            <w:r w:rsidRPr="001504F8">
              <w:rPr>
                <w:rFonts w:ascii="MS Mincho" w:eastAsia="MS Mincho" w:hAnsi="MS Mincho" w:cs="MS Mincho"/>
                <w:color w:val="auto"/>
                <w:sz w:val="20"/>
                <w:szCs w:val="20"/>
              </w:rPr>
              <w:t> </w:t>
            </w:r>
            <w:r w:rsidRPr="001504F8">
              <w:rPr>
                <w:color w:val="auto"/>
                <w:sz w:val="20"/>
                <w:szCs w:val="20"/>
              </w:rPr>
              <w:t>(85.68%)</w:t>
            </w:r>
          </w:p>
        </w:tc>
        <w:tc>
          <w:tcPr>
            <w:tcW w:w="2080" w:type="dxa"/>
            <w:tcBorders>
              <w:bottom w:val="single" w:sz="4" w:space="0" w:color="auto"/>
            </w:tcBorders>
            <w:tcMar>
              <w:left w:w="0" w:type="dxa"/>
              <w:right w:w="0" w:type="dxa"/>
            </w:tcMar>
            <w:vAlign w:val="center"/>
          </w:tcPr>
          <w:p w14:paraId="540B1DA5" w14:textId="52F4E23E" w:rsidR="00AE671D" w:rsidRPr="001504F8" w:rsidRDefault="00AE671D" w:rsidP="0009108B">
            <w:pPr>
              <w:pStyle w:val="Normal1"/>
              <w:jc w:val="right"/>
              <w:rPr>
                <w:sz w:val="20"/>
                <w:szCs w:val="20"/>
                <w:highlight w:val="white"/>
              </w:rPr>
            </w:pPr>
            <w:r w:rsidRPr="001504F8">
              <w:rPr>
                <w:color w:val="auto"/>
                <w:sz w:val="20"/>
                <w:szCs w:val="20"/>
              </w:rPr>
              <w:t>45±70</w:t>
            </w:r>
          </w:p>
        </w:tc>
        <w:tc>
          <w:tcPr>
            <w:tcW w:w="2272" w:type="dxa"/>
            <w:tcBorders>
              <w:bottom w:val="single" w:sz="4" w:space="0" w:color="auto"/>
            </w:tcBorders>
            <w:tcMar>
              <w:left w:w="0" w:type="dxa"/>
              <w:right w:w="0" w:type="dxa"/>
            </w:tcMar>
            <w:vAlign w:val="center"/>
          </w:tcPr>
          <w:p w14:paraId="497D2253" w14:textId="690622A0" w:rsidR="00AE671D" w:rsidRPr="001504F8" w:rsidRDefault="00AE671D" w:rsidP="0009108B">
            <w:pPr>
              <w:pStyle w:val="Normal1"/>
              <w:jc w:val="right"/>
              <w:rPr>
                <w:sz w:val="20"/>
                <w:szCs w:val="20"/>
                <w:highlight w:val="white"/>
              </w:rPr>
            </w:pPr>
            <w:r w:rsidRPr="001504F8">
              <w:rPr>
                <w:color w:val="auto"/>
                <w:sz w:val="20"/>
                <w:szCs w:val="20"/>
              </w:rPr>
              <w:t>2.82M/2.90M</w:t>
            </w:r>
          </w:p>
        </w:tc>
      </w:tr>
      <w:tr w:rsidR="001504F8" w:rsidRPr="001504F8" w14:paraId="745CBF28" w14:textId="77777777" w:rsidTr="00177608">
        <w:trPr>
          <w:trHeight w:val="406"/>
        </w:trPr>
        <w:tc>
          <w:tcPr>
            <w:tcW w:w="1252" w:type="dxa"/>
            <w:vMerge w:val="restart"/>
            <w:tcBorders>
              <w:top w:val="single" w:sz="4" w:space="0" w:color="auto"/>
              <w:bottom w:val="nil"/>
            </w:tcBorders>
            <w:tcMar>
              <w:left w:w="0" w:type="dxa"/>
              <w:right w:w="0" w:type="dxa"/>
            </w:tcMar>
            <w:vAlign w:val="center"/>
          </w:tcPr>
          <w:p w14:paraId="649E1E0F" w14:textId="26A87129" w:rsidR="00AE671D" w:rsidRPr="001504F8" w:rsidRDefault="00AE671D" w:rsidP="0009108B">
            <w:pPr>
              <w:pStyle w:val="Normal1"/>
              <w:jc w:val="left"/>
              <w:rPr>
                <w:sz w:val="20"/>
                <w:szCs w:val="20"/>
              </w:rPr>
            </w:pPr>
            <w:r w:rsidRPr="001504F8">
              <w:rPr>
                <w:sz w:val="20"/>
                <w:szCs w:val="20"/>
              </w:rPr>
              <w:t>Edinburgh</w:t>
            </w:r>
          </w:p>
        </w:tc>
        <w:tc>
          <w:tcPr>
            <w:tcW w:w="1809" w:type="dxa"/>
            <w:tcBorders>
              <w:top w:val="single" w:sz="4" w:space="0" w:color="auto"/>
              <w:bottom w:val="nil"/>
            </w:tcBorders>
            <w:vAlign w:val="center"/>
          </w:tcPr>
          <w:p w14:paraId="557E6F1E" w14:textId="4FDFF448" w:rsidR="00AE671D" w:rsidRPr="001504F8" w:rsidRDefault="00AE671D" w:rsidP="0009108B">
            <w:pPr>
              <w:pStyle w:val="Normal1"/>
              <w:jc w:val="right"/>
              <w:rPr>
                <w:sz w:val="20"/>
                <w:szCs w:val="20"/>
                <w:highlight w:val="white"/>
              </w:rPr>
            </w:pPr>
            <w:r w:rsidRPr="001504F8">
              <w:rPr>
                <w:color w:val="auto"/>
                <w:sz w:val="20"/>
                <w:szCs w:val="20"/>
              </w:rPr>
              <w:t>ERR1147177</w:t>
            </w:r>
          </w:p>
        </w:tc>
        <w:tc>
          <w:tcPr>
            <w:tcW w:w="1947" w:type="dxa"/>
            <w:tcBorders>
              <w:top w:val="single" w:sz="4" w:space="0" w:color="auto"/>
              <w:bottom w:val="nil"/>
            </w:tcBorders>
            <w:tcMar>
              <w:left w:w="0" w:type="dxa"/>
              <w:right w:w="0" w:type="dxa"/>
            </w:tcMar>
            <w:vAlign w:val="center"/>
          </w:tcPr>
          <w:p w14:paraId="20F407D5" w14:textId="67B2FAF9" w:rsidR="00AE671D" w:rsidRPr="001504F8" w:rsidRDefault="00AE671D" w:rsidP="0009108B">
            <w:pPr>
              <w:pStyle w:val="Normal1"/>
              <w:jc w:val="right"/>
              <w:rPr>
                <w:sz w:val="20"/>
                <w:szCs w:val="20"/>
              </w:rPr>
            </w:pPr>
            <w:r w:rsidRPr="001504F8">
              <w:rPr>
                <w:color w:val="auto"/>
                <w:sz w:val="20"/>
                <w:szCs w:val="20"/>
              </w:rPr>
              <w:t>116.0M</w:t>
            </w:r>
            <w:r w:rsidRPr="001504F8">
              <w:rPr>
                <w:rFonts w:ascii="MS Mincho" w:eastAsia="MS Mincho" w:hAnsi="MS Mincho" w:cs="MS Mincho"/>
                <w:color w:val="auto"/>
                <w:sz w:val="20"/>
                <w:szCs w:val="20"/>
              </w:rPr>
              <w:t> </w:t>
            </w:r>
            <w:r w:rsidRPr="001504F8">
              <w:rPr>
                <w:color w:val="auto"/>
                <w:sz w:val="20"/>
                <w:szCs w:val="20"/>
              </w:rPr>
              <w:t>(77.15%)</w:t>
            </w:r>
          </w:p>
        </w:tc>
        <w:tc>
          <w:tcPr>
            <w:tcW w:w="2080" w:type="dxa"/>
            <w:tcBorders>
              <w:top w:val="single" w:sz="4" w:space="0" w:color="auto"/>
              <w:bottom w:val="nil"/>
            </w:tcBorders>
            <w:tcMar>
              <w:left w:w="0" w:type="dxa"/>
              <w:right w:w="0" w:type="dxa"/>
            </w:tcMar>
            <w:vAlign w:val="center"/>
          </w:tcPr>
          <w:p w14:paraId="4CDD3CD0" w14:textId="2E6D52C6" w:rsidR="00AE671D" w:rsidRPr="001504F8" w:rsidRDefault="00AE671D" w:rsidP="0009108B">
            <w:pPr>
              <w:pStyle w:val="Normal1"/>
              <w:jc w:val="right"/>
              <w:rPr>
                <w:sz w:val="20"/>
                <w:szCs w:val="20"/>
              </w:rPr>
            </w:pPr>
            <w:r w:rsidRPr="001504F8">
              <w:rPr>
                <w:color w:val="auto"/>
                <w:sz w:val="20"/>
                <w:szCs w:val="20"/>
              </w:rPr>
              <w:t>50±87</w:t>
            </w:r>
          </w:p>
        </w:tc>
        <w:tc>
          <w:tcPr>
            <w:tcW w:w="2272" w:type="dxa"/>
            <w:tcBorders>
              <w:top w:val="single" w:sz="4" w:space="0" w:color="auto"/>
              <w:bottom w:val="nil"/>
            </w:tcBorders>
            <w:tcMar>
              <w:left w:w="0" w:type="dxa"/>
              <w:right w:w="0" w:type="dxa"/>
            </w:tcMar>
            <w:vAlign w:val="center"/>
          </w:tcPr>
          <w:p w14:paraId="5E72C782" w14:textId="688978C4" w:rsidR="00AE671D" w:rsidRPr="001504F8" w:rsidRDefault="00AE671D" w:rsidP="0009108B">
            <w:pPr>
              <w:pStyle w:val="Normal1"/>
              <w:jc w:val="right"/>
              <w:rPr>
                <w:sz w:val="20"/>
                <w:szCs w:val="20"/>
              </w:rPr>
            </w:pPr>
            <w:r w:rsidRPr="001504F8">
              <w:rPr>
                <w:color w:val="auto"/>
                <w:sz w:val="20"/>
                <w:szCs w:val="20"/>
              </w:rPr>
              <w:t>3.2M/3.32M</w:t>
            </w:r>
          </w:p>
        </w:tc>
      </w:tr>
      <w:tr w:rsidR="001504F8" w:rsidRPr="001504F8" w14:paraId="66FE35B1" w14:textId="77777777" w:rsidTr="00177608">
        <w:trPr>
          <w:trHeight w:val="406"/>
        </w:trPr>
        <w:tc>
          <w:tcPr>
            <w:tcW w:w="1252" w:type="dxa"/>
            <w:vMerge/>
            <w:tcBorders>
              <w:top w:val="nil"/>
              <w:bottom w:val="single" w:sz="4" w:space="0" w:color="auto"/>
            </w:tcBorders>
            <w:tcMar>
              <w:left w:w="0" w:type="dxa"/>
              <w:right w:w="0" w:type="dxa"/>
            </w:tcMar>
            <w:vAlign w:val="center"/>
          </w:tcPr>
          <w:p w14:paraId="304C3B4D" w14:textId="77777777" w:rsidR="00AE671D" w:rsidRPr="001504F8" w:rsidRDefault="00AE671D" w:rsidP="0009108B">
            <w:pPr>
              <w:pStyle w:val="Normal1"/>
              <w:jc w:val="left"/>
              <w:rPr>
                <w:sz w:val="20"/>
                <w:szCs w:val="20"/>
              </w:rPr>
            </w:pPr>
          </w:p>
        </w:tc>
        <w:tc>
          <w:tcPr>
            <w:tcW w:w="1809" w:type="dxa"/>
            <w:tcBorders>
              <w:top w:val="nil"/>
              <w:bottom w:val="single" w:sz="4" w:space="0" w:color="auto"/>
            </w:tcBorders>
            <w:vAlign w:val="center"/>
          </w:tcPr>
          <w:p w14:paraId="778BBAAF" w14:textId="35E4B3C9" w:rsidR="00AE671D" w:rsidRPr="001504F8" w:rsidRDefault="00AE671D" w:rsidP="0009108B">
            <w:pPr>
              <w:pStyle w:val="Normal1"/>
              <w:jc w:val="right"/>
              <w:rPr>
                <w:sz w:val="20"/>
                <w:szCs w:val="20"/>
                <w:highlight w:val="white"/>
              </w:rPr>
            </w:pPr>
            <w:r w:rsidRPr="001504F8">
              <w:rPr>
                <w:color w:val="auto"/>
                <w:sz w:val="20"/>
                <w:szCs w:val="20"/>
              </w:rPr>
              <w:t>ERR1147178</w:t>
            </w:r>
          </w:p>
        </w:tc>
        <w:tc>
          <w:tcPr>
            <w:tcW w:w="1947" w:type="dxa"/>
            <w:tcBorders>
              <w:top w:val="nil"/>
              <w:bottom w:val="single" w:sz="4" w:space="0" w:color="auto"/>
            </w:tcBorders>
            <w:tcMar>
              <w:left w:w="0" w:type="dxa"/>
              <w:right w:w="0" w:type="dxa"/>
            </w:tcMar>
            <w:vAlign w:val="center"/>
          </w:tcPr>
          <w:p w14:paraId="4685B0E1" w14:textId="25B77650" w:rsidR="00AE671D" w:rsidRPr="001504F8" w:rsidRDefault="00AE671D" w:rsidP="0009108B">
            <w:pPr>
              <w:pStyle w:val="Normal1"/>
              <w:jc w:val="right"/>
              <w:rPr>
                <w:sz w:val="20"/>
                <w:szCs w:val="20"/>
                <w:highlight w:val="white"/>
              </w:rPr>
            </w:pPr>
            <w:r w:rsidRPr="001504F8">
              <w:rPr>
                <w:color w:val="auto"/>
                <w:sz w:val="20"/>
                <w:szCs w:val="20"/>
              </w:rPr>
              <w:t>99.2M (80.03%)</w:t>
            </w:r>
          </w:p>
        </w:tc>
        <w:tc>
          <w:tcPr>
            <w:tcW w:w="2080" w:type="dxa"/>
            <w:tcBorders>
              <w:top w:val="nil"/>
              <w:bottom w:val="single" w:sz="4" w:space="0" w:color="auto"/>
            </w:tcBorders>
            <w:tcMar>
              <w:left w:w="0" w:type="dxa"/>
              <w:right w:w="0" w:type="dxa"/>
            </w:tcMar>
            <w:vAlign w:val="center"/>
          </w:tcPr>
          <w:p w14:paraId="11DF7165" w14:textId="7927BC6C" w:rsidR="00AE671D" w:rsidRPr="001504F8" w:rsidRDefault="00AE671D" w:rsidP="0009108B">
            <w:pPr>
              <w:pStyle w:val="Normal1"/>
              <w:jc w:val="right"/>
              <w:rPr>
                <w:sz w:val="20"/>
                <w:szCs w:val="20"/>
                <w:highlight w:val="white"/>
              </w:rPr>
            </w:pPr>
            <w:r w:rsidRPr="001504F8">
              <w:rPr>
                <w:color w:val="auto"/>
                <w:sz w:val="20"/>
                <w:szCs w:val="20"/>
              </w:rPr>
              <w:t>36±88</w:t>
            </w:r>
          </w:p>
        </w:tc>
        <w:tc>
          <w:tcPr>
            <w:tcW w:w="2272" w:type="dxa"/>
            <w:tcBorders>
              <w:top w:val="nil"/>
              <w:bottom w:val="single" w:sz="4" w:space="0" w:color="auto"/>
            </w:tcBorders>
            <w:tcMar>
              <w:left w:w="0" w:type="dxa"/>
              <w:right w:w="0" w:type="dxa"/>
            </w:tcMar>
            <w:vAlign w:val="center"/>
          </w:tcPr>
          <w:p w14:paraId="440DF85F" w14:textId="40A6AEE6" w:rsidR="00AE671D" w:rsidRPr="001504F8" w:rsidRDefault="00AE671D" w:rsidP="0009108B">
            <w:pPr>
              <w:pStyle w:val="Normal1"/>
              <w:jc w:val="right"/>
              <w:rPr>
                <w:sz w:val="20"/>
                <w:szCs w:val="20"/>
                <w:highlight w:val="white"/>
              </w:rPr>
            </w:pPr>
            <w:r w:rsidRPr="001504F8">
              <w:rPr>
                <w:color w:val="auto"/>
                <w:sz w:val="20"/>
                <w:szCs w:val="20"/>
              </w:rPr>
              <w:t>2.30M/2.37M</w:t>
            </w:r>
          </w:p>
        </w:tc>
      </w:tr>
      <w:tr w:rsidR="001504F8" w:rsidRPr="001504F8" w14:paraId="1A49671F" w14:textId="77777777" w:rsidTr="00177608">
        <w:trPr>
          <w:trHeight w:val="406"/>
        </w:trPr>
        <w:tc>
          <w:tcPr>
            <w:tcW w:w="1252" w:type="dxa"/>
            <w:tcBorders>
              <w:top w:val="single" w:sz="4" w:space="0" w:color="auto"/>
              <w:bottom w:val="single" w:sz="12" w:space="0" w:color="auto"/>
            </w:tcBorders>
            <w:tcMar>
              <w:left w:w="0" w:type="dxa"/>
              <w:right w:w="0" w:type="dxa"/>
            </w:tcMar>
            <w:vAlign w:val="center"/>
          </w:tcPr>
          <w:p w14:paraId="251E682E" w14:textId="5AE8F17D" w:rsidR="004D48D5" w:rsidRPr="001504F8" w:rsidRDefault="004D48D5" w:rsidP="0009108B">
            <w:pPr>
              <w:pStyle w:val="Normal1"/>
              <w:jc w:val="left"/>
              <w:rPr>
                <w:sz w:val="20"/>
                <w:szCs w:val="20"/>
              </w:rPr>
            </w:pPr>
            <w:r w:rsidRPr="001504F8">
              <w:rPr>
                <w:sz w:val="20"/>
                <w:szCs w:val="20"/>
              </w:rPr>
              <w:t>Keio</w:t>
            </w:r>
          </w:p>
        </w:tc>
        <w:tc>
          <w:tcPr>
            <w:tcW w:w="1809" w:type="dxa"/>
            <w:tcBorders>
              <w:top w:val="single" w:sz="4" w:space="0" w:color="auto"/>
              <w:bottom w:val="single" w:sz="12" w:space="0" w:color="auto"/>
            </w:tcBorders>
            <w:vAlign w:val="center"/>
          </w:tcPr>
          <w:p w14:paraId="4CAA243D" w14:textId="1475EEDF" w:rsidR="004D48D5" w:rsidRPr="001504F8" w:rsidRDefault="004D48D5" w:rsidP="0009108B">
            <w:pPr>
              <w:pStyle w:val="Normal1"/>
              <w:jc w:val="right"/>
              <w:rPr>
                <w:sz w:val="20"/>
                <w:szCs w:val="20"/>
                <w:highlight w:val="white"/>
              </w:rPr>
            </w:pPr>
            <w:r w:rsidRPr="001504F8">
              <w:rPr>
                <w:color w:val="auto"/>
                <w:sz w:val="20"/>
                <w:szCs w:val="20"/>
              </w:rPr>
              <w:t>DRR055040</w:t>
            </w:r>
          </w:p>
        </w:tc>
        <w:tc>
          <w:tcPr>
            <w:tcW w:w="1947" w:type="dxa"/>
            <w:tcBorders>
              <w:top w:val="single" w:sz="4" w:space="0" w:color="auto"/>
              <w:bottom w:val="single" w:sz="12" w:space="0" w:color="auto"/>
            </w:tcBorders>
            <w:tcMar>
              <w:left w:w="0" w:type="dxa"/>
              <w:right w:w="0" w:type="dxa"/>
            </w:tcMar>
            <w:vAlign w:val="center"/>
          </w:tcPr>
          <w:p w14:paraId="1A8F6FED" w14:textId="612ACD63" w:rsidR="004D48D5" w:rsidRPr="001504F8" w:rsidRDefault="004D48D5" w:rsidP="0009108B">
            <w:pPr>
              <w:pStyle w:val="Normal1"/>
              <w:jc w:val="right"/>
              <w:rPr>
                <w:sz w:val="20"/>
                <w:szCs w:val="20"/>
              </w:rPr>
            </w:pPr>
            <w:r w:rsidRPr="001504F8">
              <w:rPr>
                <w:color w:val="auto"/>
                <w:sz w:val="20"/>
                <w:szCs w:val="20"/>
              </w:rPr>
              <w:t>50.0M</w:t>
            </w:r>
            <w:r w:rsidRPr="001504F8">
              <w:rPr>
                <w:rFonts w:ascii="MS Mincho" w:eastAsia="MS Mincho" w:hAnsi="MS Mincho" w:cs="MS Mincho"/>
                <w:color w:val="auto"/>
                <w:sz w:val="20"/>
                <w:szCs w:val="20"/>
              </w:rPr>
              <w:t> </w:t>
            </w:r>
            <w:r w:rsidRPr="001504F8">
              <w:rPr>
                <w:color w:val="auto"/>
                <w:sz w:val="20"/>
                <w:szCs w:val="20"/>
              </w:rPr>
              <w:t>(96.91%)</w:t>
            </w:r>
          </w:p>
        </w:tc>
        <w:tc>
          <w:tcPr>
            <w:tcW w:w="2080" w:type="dxa"/>
            <w:tcBorders>
              <w:top w:val="single" w:sz="4" w:space="0" w:color="auto"/>
              <w:bottom w:val="single" w:sz="12" w:space="0" w:color="auto"/>
            </w:tcBorders>
            <w:tcMar>
              <w:left w:w="0" w:type="dxa"/>
              <w:right w:w="0" w:type="dxa"/>
            </w:tcMar>
            <w:vAlign w:val="center"/>
          </w:tcPr>
          <w:p w14:paraId="0BC587F4" w14:textId="668646BC" w:rsidR="004D48D5" w:rsidRPr="001504F8" w:rsidRDefault="004D48D5" w:rsidP="0009108B">
            <w:pPr>
              <w:pStyle w:val="Normal1"/>
              <w:jc w:val="right"/>
              <w:rPr>
                <w:sz w:val="20"/>
                <w:szCs w:val="20"/>
              </w:rPr>
            </w:pPr>
            <w:r w:rsidRPr="001504F8">
              <w:rPr>
                <w:color w:val="auto"/>
                <w:sz w:val="20"/>
                <w:szCs w:val="20"/>
              </w:rPr>
              <w:t>113±136</w:t>
            </w:r>
          </w:p>
        </w:tc>
        <w:tc>
          <w:tcPr>
            <w:tcW w:w="2272" w:type="dxa"/>
            <w:tcBorders>
              <w:top w:val="single" w:sz="4" w:space="0" w:color="auto"/>
              <w:bottom w:val="single" w:sz="12" w:space="0" w:color="auto"/>
            </w:tcBorders>
            <w:tcMar>
              <w:left w:w="0" w:type="dxa"/>
              <w:right w:w="0" w:type="dxa"/>
            </w:tcMar>
            <w:vAlign w:val="center"/>
          </w:tcPr>
          <w:p w14:paraId="33FD5F9A" w14:textId="24634415" w:rsidR="004D48D5" w:rsidRPr="001504F8" w:rsidRDefault="004D48D5" w:rsidP="0009108B">
            <w:pPr>
              <w:pStyle w:val="Normal1"/>
              <w:jc w:val="right"/>
              <w:rPr>
                <w:sz w:val="20"/>
                <w:szCs w:val="20"/>
              </w:rPr>
            </w:pPr>
            <w:r w:rsidRPr="001504F8">
              <w:rPr>
                <w:color w:val="auto"/>
                <w:sz w:val="20"/>
                <w:szCs w:val="20"/>
              </w:rPr>
              <w:t>8.59M/8/48</w:t>
            </w:r>
          </w:p>
        </w:tc>
      </w:tr>
    </w:tbl>
    <w:p w14:paraId="5E458315" w14:textId="77777777" w:rsidR="004D48D5" w:rsidRPr="001504F8" w:rsidRDefault="004D48D5" w:rsidP="004D48D5">
      <w:pPr>
        <w:rPr>
          <w:rFonts w:ascii="Gill Sans" w:hAnsi="Gill Sans" w:cs="Gill Sans"/>
        </w:rPr>
      </w:pPr>
    </w:p>
    <w:p w14:paraId="4C36DA4B" w14:textId="0C0E6B61" w:rsidR="00D82ACF" w:rsidRPr="001504F8" w:rsidRDefault="001504F8" w:rsidP="00177608">
      <w:pPr>
        <w:pStyle w:val="Normal1"/>
        <w:numPr>
          <w:ilvl w:val="0"/>
          <w:numId w:val="13"/>
        </w:numPr>
      </w:pPr>
      <w:r>
        <w:t xml:space="preserve">UNC = University of North Carolina (Boothby </w:t>
      </w:r>
      <w:r>
        <w:rPr>
          <w:i/>
        </w:rPr>
        <w:t xml:space="preserve">et al. </w:t>
      </w:r>
      <w:r>
        <w:t xml:space="preserve">2015); Edinburgh = University of Edinburgh (Koutsovoulos </w:t>
      </w:r>
      <w:r>
        <w:rPr>
          <w:i/>
        </w:rPr>
        <w:t xml:space="preserve">et al. </w:t>
      </w:r>
      <w:r>
        <w:t xml:space="preserve">2016); Keio = Keio university (this work and Arakawa </w:t>
      </w:r>
      <w:r>
        <w:rPr>
          <w:i/>
        </w:rPr>
        <w:t xml:space="preserve">et al. </w:t>
      </w:r>
      <w:r>
        <w:t>2016)</w:t>
      </w:r>
    </w:p>
    <w:p w14:paraId="4D5CBA59" w14:textId="77777777" w:rsidR="00D82ACF" w:rsidRPr="001504F8" w:rsidRDefault="00D82ACF" w:rsidP="00D82ACF">
      <w:pPr>
        <w:pStyle w:val="Normal1"/>
      </w:pPr>
    </w:p>
    <w:p w14:paraId="09435A0A" w14:textId="4DFD362F" w:rsidR="00D82ACF" w:rsidRPr="001504F8" w:rsidRDefault="00D82ACF" w:rsidP="00D82ACF">
      <w:pPr>
        <w:pStyle w:val="Normal1"/>
      </w:pPr>
      <w:r w:rsidRPr="001504F8">
        <w:br w:type="page"/>
      </w:r>
    </w:p>
    <w:p w14:paraId="34EA2C68" w14:textId="49F89694" w:rsidR="004D48D5" w:rsidRPr="001504F8" w:rsidRDefault="004D48D5" w:rsidP="00784677">
      <w:pPr>
        <w:pStyle w:val="af4"/>
        <w:rPr>
          <w:rFonts w:ascii="Gill Sans" w:hAnsi="Gill Sans" w:cs="Gill Sans"/>
        </w:rPr>
      </w:pPr>
      <w:bookmarkStart w:id="10" w:name="_Toc349221908"/>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3</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Repeat content </w:t>
      </w:r>
      <w:r w:rsidR="001504F8">
        <w:rPr>
          <w:rFonts w:ascii="Gill Sans" w:hAnsi="Gill Sans" w:cs="Gill Sans"/>
        </w:rPr>
        <w:t xml:space="preserve">of the genomes of </w:t>
      </w:r>
      <w:r w:rsidR="001504F8">
        <w:rPr>
          <w:rFonts w:ascii="Gill Sans" w:hAnsi="Gill Sans" w:cs="Gill Sans"/>
          <w:i/>
        </w:rPr>
        <w:t xml:space="preserve">Hypsibius dujardini </w:t>
      </w:r>
      <w:r w:rsidR="001504F8" w:rsidRPr="00177608">
        <w:rPr>
          <w:rFonts w:ascii="Gill Sans" w:hAnsi="Gill Sans" w:cs="Gill Sans"/>
        </w:rPr>
        <w:t>and</w:t>
      </w:r>
      <w:r w:rsidR="001504F8">
        <w:rPr>
          <w:rFonts w:ascii="Gill Sans" w:hAnsi="Gill Sans" w:cs="Gill Sans"/>
          <w:i/>
        </w:rPr>
        <w:t xml:space="preserve"> Ramazzottius varieornatus</w:t>
      </w:r>
      <w:bookmarkEnd w:id="10"/>
    </w:p>
    <w:tbl>
      <w:tblPr>
        <w:tblW w:w="6719" w:type="dxa"/>
        <w:tblBorders>
          <w:top w:val="single" w:sz="8" w:space="0" w:color="auto"/>
          <w:bottom w:val="single" w:sz="8" w:space="0" w:color="auto"/>
        </w:tblBorders>
        <w:tblLook w:val="0600" w:firstRow="0" w:lastRow="0" w:firstColumn="0" w:lastColumn="0" w:noHBand="1" w:noVBand="1"/>
      </w:tblPr>
      <w:tblGrid>
        <w:gridCol w:w="1255"/>
        <w:gridCol w:w="1498"/>
        <w:gridCol w:w="1983"/>
        <w:gridCol w:w="1983"/>
      </w:tblGrid>
      <w:tr w:rsidR="0009108B" w:rsidRPr="001504F8" w14:paraId="7D5BA82A" w14:textId="77777777" w:rsidTr="0009108B">
        <w:trPr>
          <w:trHeight w:val="394"/>
        </w:trPr>
        <w:tc>
          <w:tcPr>
            <w:tcW w:w="1255" w:type="dxa"/>
            <w:tcBorders>
              <w:top w:val="single" w:sz="12" w:space="0" w:color="auto"/>
              <w:bottom w:val="single" w:sz="8" w:space="0" w:color="auto"/>
            </w:tcBorders>
            <w:shd w:val="clear" w:color="auto" w:fill="F2F2F2" w:themeFill="background1" w:themeFillShade="F2"/>
            <w:tcMar>
              <w:left w:w="0" w:type="dxa"/>
              <w:right w:w="0" w:type="dxa"/>
            </w:tcMar>
            <w:vAlign w:val="center"/>
          </w:tcPr>
          <w:p w14:paraId="77B1EC0B" w14:textId="5D2E8933" w:rsidR="004D48D5" w:rsidRPr="001504F8" w:rsidRDefault="004D48D5" w:rsidP="004D48D5">
            <w:pPr>
              <w:pStyle w:val="Normal1"/>
              <w:rPr>
                <w:sz w:val="20"/>
                <w:szCs w:val="20"/>
              </w:rPr>
            </w:pPr>
            <w:r w:rsidRPr="001504F8">
              <w:rPr>
                <w:color w:val="auto"/>
                <w:sz w:val="20"/>
                <w:szCs w:val="20"/>
              </w:rPr>
              <w:t>Category</w:t>
            </w:r>
          </w:p>
        </w:tc>
        <w:tc>
          <w:tcPr>
            <w:tcW w:w="1498" w:type="dxa"/>
            <w:tcBorders>
              <w:top w:val="single" w:sz="12" w:space="0" w:color="auto"/>
              <w:bottom w:val="single" w:sz="8" w:space="0" w:color="auto"/>
            </w:tcBorders>
            <w:shd w:val="clear" w:color="auto" w:fill="F2F2F2" w:themeFill="background1" w:themeFillShade="F2"/>
            <w:vAlign w:val="center"/>
          </w:tcPr>
          <w:p w14:paraId="7FB96352" w14:textId="397ECCD8" w:rsidR="004D48D5" w:rsidRPr="001504F8" w:rsidRDefault="004D48D5" w:rsidP="004D48D5">
            <w:pPr>
              <w:pStyle w:val="Normal1"/>
              <w:ind w:leftChars="-416" w:left="20" w:hangingChars="509" w:hanging="1018"/>
              <w:rPr>
                <w:sz w:val="20"/>
                <w:szCs w:val="20"/>
                <w:highlight w:val="white"/>
              </w:rPr>
            </w:pPr>
            <w:r w:rsidRPr="001504F8">
              <w:rPr>
                <w:color w:val="auto"/>
                <w:sz w:val="20"/>
                <w:szCs w:val="20"/>
              </w:rPr>
              <w:t>Term</w:t>
            </w:r>
          </w:p>
        </w:tc>
        <w:tc>
          <w:tcPr>
            <w:tcW w:w="1983" w:type="dxa"/>
            <w:tcBorders>
              <w:top w:val="single" w:sz="12" w:space="0" w:color="auto"/>
              <w:bottom w:val="single" w:sz="8" w:space="0" w:color="auto"/>
            </w:tcBorders>
            <w:shd w:val="clear" w:color="auto" w:fill="F2F2F2" w:themeFill="background1" w:themeFillShade="F2"/>
            <w:tcMar>
              <w:left w:w="0" w:type="dxa"/>
              <w:right w:w="0" w:type="dxa"/>
            </w:tcMar>
            <w:vAlign w:val="center"/>
          </w:tcPr>
          <w:p w14:paraId="06242E6A" w14:textId="0E2FB75F" w:rsidR="004D48D5" w:rsidRPr="001504F8" w:rsidRDefault="004D48D5" w:rsidP="00DC0724">
            <w:pPr>
              <w:pStyle w:val="Normal1"/>
              <w:wordWrap w:val="0"/>
              <w:jc w:val="right"/>
              <w:rPr>
                <w:sz w:val="20"/>
                <w:szCs w:val="20"/>
              </w:rPr>
            </w:pPr>
            <w:r w:rsidRPr="001504F8">
              <w:rPr>
                <w:i/>
                <w:iCs/>
                <w:color w:val="auto"/>
                <w:sz w:val="20"/>
                <w:szCs w:val="20"/>
              </w:rPr>
              <w:t>H. dujardini</w:t>
            </w:r>
            <w:r w:rsidR="00DC0724" w:rsidRPr="001504F8">
              <w:rPr>
                <w:i/>
                <w:iCs/>
                <w:color w:val="auto"/>
                <w:sz w:val="20"/>
                <w:szCs w:val="20"/>
              </w:rPr>
              <w:t xml:space="preserve"> </w:t>
            </w:r>
          </w:p>
        </w:tc>
        <w:tc>
          <w:tcPr>
            <w:tcW w:w="0" w:type="auto"/>
            <w:tcBorders>
              <w:top w:val="single" w:sz="12" w:space="0" w:color="auto"/>
              <w:bottom w:val="single" w:sz="8" w:space="0" w:color="auto"/>
            </w:tcBorders>
            <w:shd w:val="clear" w:color="auto" w:fill="F2F2F2" w:themeFill="background1" w:themeFillShade="F2"/>
            <w:tcMar>
              <w:left w:w="0" w:type="dxa"/>
              <w:right w:w="0" w:type="dxa"/>
            </w:tcMar>
            <w:vAlign w:val="center"/>
          </w:tcPr>
          <w:p w14:paraId="35154218" w14:textId="00A5D026" w:rsidR="004D48D5" w:rsidRPr="001504F8" w:rsidRDefault="004D48D5" w:rsidP="00DC0724">
            <w:pPr>
              <w:pStyle w:val="Normal1"/>
              <w:wordWrap w:val="0"/>
              <w:jc w:val="right"/>
              <w:rPr>
                <w:sz w:val="20"/>
                <w:szCs w:val="20"/>
              </w:rPr>
            </w:pPr>
            <w:r w:rsidRPr="001504F8">
              <w:rPr>
                <w:i/>
                <w:iCs/>
                <w:color w:val="auto"/>
                <w:sz w:val="20"/>
                <w:szCs w:val="20"/>
              </w:rPr>
              <w:t>R. varieornatus</w:t>
            </w:r>
            <w:r w:rsidR="00DC0724" w:rsidRPr="001504F8">
              <w:rPr>
                <w:i/>
                <w:iCs/>
                <w:color w:val="auto"/>
                <w:sz w:val="20"/>
                <w:szCs w:val="20"/>
              </w:rPr>
              <w:t xml:space="preserve"> </w:t>
            </w:r>
          </w:p>
        </w:tc>
      </w:tr>
      <w:tr w:rsidR="0009108B" w:rsidRPr="001504F8" w14:paraId="2744908B" w14:textId="77777777" w:rsidTr="0009108B">
        <w:trPr>
          <w:trHeight w:val="394"/>
        </w:trPr>
        <w:tc>
          <w:tcPr>
            <w:tcW w:w="1255" w:type="dxa"/>
            <w:vMerge w:val="restart"/>
            <w:tcBorders>
              <w:top w:val="single" w:sz="4" w:space="0" w:color="auto"/>
            </w:tcBorders>
            <w:tcMar>
              <w:left w:w="0" w:type="dxa"/>
              <w:right w:w="0" w:type="dxa"/>
            </w:tcMar>
            <w:vAlign w:val="center"/>
          </w:tcPr>
          <w:p w14:paraId="404F3CC2" w14:textId="0F2C631E" w:rsidR="004D48D5" w:rsidRPr="001504F8" w:rsidRDefault="00DC0724" w:rsidP="004D48D5">
            <w:pPr>
              <w:pStyle w:val="Normal1"/>
              <w:rPr>
                <w:sz w:val="20"/>
                <w:szCs w:val="20"/>
              </w:rPr>
            </w:pPr>
            <w:r w:rsidRPr="001504F8">
              <w:rPr>
                <w:sz w:val="20"/>
                <w:szCs w:val="20"/>
              </w:rPr>
              <w:t xml:space="preserve"> </w:t>
            </w:r>
            <w:r w:rsidR="004D48D5" w:rsidRPr="001504F8">
              <w:rPr>
                <w:sz w:val="20"/>
                <w:szCs w:val="20"/>
              </w:rPr>
              <w:t>Simple</w:t>
            </w:r>
          </w:p>
        </w:tc>
        <w:tc>
          <w:tcPr>
            <w:tcW w:w="1498" w:type="dxa"/>
            <w:tcBorders>
              <w:top w:val="single" w:sz="4" w:space="0" w:color="auto"/>
            </w:tcBorders>
            <w:vAlign w:val="center"/>
          </w:tcPr>
          <w:p w14:paraId="3ADAAEBA" w14:textId="628C390F" w:rsidR="004D48D5" w:rsidRPr="001504F8" w:rsidRDefault="004D48D5" w:rsidP="004D48D5">
            <w:pPr>
              <w:pStyle w:val="Normal1"/>
              <w:rPr>
                <w:sz w:val="20"/>
                <w:szCs w:val="20"/>
                <w:highlight w:val="white"/>
              </w:rPr>
            </w:pPr>
            <w:r w:rsidRPr="001504F8">
              <w:rPr>
                <w:color w:val="auto"/>
                <w:sz w:val="20"/>
                <w:szCs w:val="20"/>
              </w:rPr>
              <w:t>#elements</w:t>
            </w:r>
          </w:p>
        </w:tc>
        <w:tc>
          <w:tcPr>
            <w:tcW w:w="1983" w:type="dxa"/>
            <w:tcBorders>
              <w:top w:val="single" w:sz="4" w:space="0" w:color="auto"/>
            </w:tcBorders>
            <w:tcMar>
              <w:left w:w="0" w:type="dxa"/>
              <w:right w:w="0" w:type="dxa"/>
            </w:tcMar>
            <w:vAlign w:val="center"/>
          </w:tcPr>
          <w:p w14:paraId="726DDDA6" w14:textId="1DAAF9B3" w:rsidR="004D48D5" w:rsidRPr="001504F8" w:rsidRDefault="004D48D5" w:rsidP="00AE671D">
            <w:pPr>
              <w:pStyle w:val="Normal1"/>
              <w:jc w:val="right"/>
              <w:rPr>
                <w:sz w:val="20"/>
                <w:szCs w:val="20"/>
              </w:rPr>
            </w:pPr>
            <w:r w:rsidRPr="001504F8">
              <w:rPr>
                <w:color w:val="auto"/>
                <w:sz w:val="20"/>
                <w:szCs w:val="20"/>
              </w:rPr>
              <w:t>65,638</w:t>
            </w:r>
          </w:p>
        </w:tc>
        <w:tc>
          <w:tcPr>
            <w:tcW w:w="1983" w:type="dxa"/>
            <w:tcBorders>
              <w:top w:val="single" w:sz="4" w:space="0" w:color="auto"/>
            </w:tcBorders>
            <w:tcMar>
              <w:left w:w="0" w:type="dxa"/>
              <w:right w:w="0" w:type="dxa"/>
            </w:tcMar>
            <w:vAlign w:val="center"/>
          </w:tcPr>
          <w:p w14:paraId="7BDD1F77" w14:textId="24975CD6" w:rsidR="004D48D5" w:rsidRPr="001504F8" w:rsidRDefault="004D48D5" w:rsidP="00AE671D">
            <w:pPr>
              <w:pStyle w:val="Normal1"/>
              <w:jc w:val="right"/>
              <w:rPr>
                <w:sz w:val="20"/>
                <w:szCs w:val="20"/>
              </w:rPr>
            </w:pPr>
            <w:r w:rsidRPr="001504F8">
              <w:rPr>
                <w:color w:val="auto"/>
                <w:sz w:val="20"/>
                <w:szCs w:val="20"/>
              </w:rPr>
              <w:t>3,301</w:t>
            </w:r>
          </w:p>
        </w:tc>
      </w:tr>
      <w:tr w:rsidR="0009108B" w:rsidRPr="001504F8" w14:paraId="6943F641" w14:textId="77777777" w:rsidTr="0009108B">
        <w:trPr>
          <w:trHeight w:val="394"/>
        </w:trPr>
        <w:tc>
          <w:tcPr>
            <w:tcW w:w="1255" w:type="dxa"/>
            <w:vMerge/>
            <w:tcMar>
              <w:left w:w="0" w:type="dxa"/>
              <w:right w:w="0" w:type="dxa"/>
            </w:tcMar>
            <w:vAlign w:val="center"/>
          </w:tcPr>
          <w:p w14:paraId="0C69E9CF" w14:textId="77777777" w:rsidR="004D48D5" w:rsidRPr="001504F8" w:rsidRDefault="004D48D5" w:rsidP="004D48D5">
            <w:pPr>
              <w:pStyle w:val="Normal1"/>
              <w:rPr>
                <w:sz w:val="20"/>
                <w:szCs w:val="20"/>
              </w:rPr>
            </w:pPr>
          </w:p>
        </w:tc>
        <w:tc>
          <w:tcPr>
            <w:tcW w:w="1498" w:type="dxa"/>
            <w:vAlign w:val="center"/>
          </w:tcPr>
          <w:p w14:paraId="563B5E59" w14:textId="400EC3D9" w:rsidR="004D48D5" w:rsidRPr="001504F8" w:rsidRDefault="004D48D5" w:rsidP="004D48D5">
            <w:pPr>
              <w:pStyle w:val="Normal1"/>
              <w:rPr>
                <w:sz w:val="20"/>
                <w:szCs w:val="20"/>
                <w:highlight w:val="white"/>
              </w:rPr>
            </w:pPr>
            <w:r w:rsidRPr="001504F8">
              <w:rPr>
                <w:color w:val="auto"/>
                <w:sz w:val="20"/>
                <w:szCs w:val="20"/>
              </w:rPr>
              <w:t>#length (bp)</w:t>
            </w:r>
          </w:p>
        </w:tc>
        <w:tc>
          <w:tcPr>
            <w:tcW w:w="1983" w:type="dxa"/>
            <w:tcMar>
              <w:left w:w="0" w:type="dxa"/>
              <w:right w:w="0" w:type="dxa"/>
            </w:tcMar>
            <w:vAlign w:val="center"/>
          </w:tcPr>
          <w:p w14:paraId="3E9F665B" w14:textId="65B6728F" w:rsidR="004D48D5" w:rsidRPr="001504F8" w:rsidRDefault="004D48D5" w:rsidP="00AE671D">
            <w:pPr>
              <w:pStyle w:val="Normal1"/>
              <w:jc w:val="right"/>
              <w:rPr>
                <w:sz w:val="20"/>
                <w:szCs w:val="20"/>
                <w:highlight w:val="white"/>
              </w:rPr>
            </w:pPr>
            <w:r w:rsidRPr="001504F8">
              <w:rPr>
                <w:color w:val="auto"/>
                <w:sz w:val="20"/>
                <w:szCs w:val="20"/>
              </w:rPr>
              <w:t>5,391,682</w:t>
            </w:r>
          </w:p>
        </w:tc>
        <w:tc>
          <w:tcPr>
            <w:tcW w:w="0" w:type="auto"/>
            <w:tcMar>
              <w:left w:w="0" w:type="dxa"/>
              <w:right w:w="0" w:type="dxa"/>
            </w:tcMar>
            <w:vAlign w:val="center"/>
          </w:tcPr>
          <w:p w14:paraId="04268BBA" w14:textId="2C80A24D" w:rsidR="004D48D5" w:rsidRPr="001504F8" w:rsidRDefault="004D48D5" w:rsidP="00AE671D">
            <w:pPr>
              <w:pStyle w:val="Normal1"/>
              <w:jc w:val="right"/>
              <w:rPr>
                <w:sz w:val="20"/>
                <w:szCs w:val="20"/>
                <w:highlight w:val="white"/>
              </w:rPr>
            </w:pPr>
            <w:r w:rsidRPr="001504F8">
              <w:rPr>
                <w:color w:val="auto"/>
                <w:sz w:val="20"/>
                <w:szCs w:val="20"/>
              </w:rPr>
              <w:t>137,297</w:t>
            </w:r>
          </w:p>
        </w:tc>
      </w:tr>
      <w:tr w:rsidR="0009108B" w:rsidRPr="001504F8" w14:paraId="460C6EFF" w14:textId="77777777" w:rsidTr="00177608">
        <w:trPr>
          <w:trHeight w:val="394"/>
        </w:trPr>
        <w:tc>
          <w:tcPr>
            <w:tcW w:w="1255" w:type="dxa"/>
            <w:vMerge/>
            <w:tcBorders>
              <w:bottom w:val="single" w:sz="4" w:space="0" w:color="auto"/>
            </w:tcBorders>
            <w:tcMar>
              <w:left w:w="0" w:type="dxa"/>
              <w:right w:w="0" w:type="dxa"/>
            </w:tcMar>
            <w:vAlign w:val="center"/>
          </w:tcPr>
          <w:p w14:paraId="6F4B1452" w14:textId="77777777" w:rsidR="004D48D5" w:rsidRPr="001504F8" w:rsidRDefault="004D48D5" w:rsidP="004D48D5">
            <w:pPr>
              <w:pStyle w:val="Normal1"/>
              <w:rPr>
                <w:sz w:val="20"/>
                <w:szCs w:val="20"/>
              </w:rPr>
            </w:pPr>
          </w:p>
        </w:tc>
        <w:tc>
          <w:tcPr>
            <w:tcW w:w="1498" w:type="dxa"/>
            <w:tcBorders>
              <w:bottom w:val="single" w:sz="4" w:space="0" w:color="auto"/>
            </w:tcBorders>
            <w:vAlign w:val="center"/>
          </w:tcPr>
          <w:p w14:paraId="2E577F88" w14:textId="580B4977" w:rsidR="004D48D5" w:rsidRPr="001504F8" w:rsidRDefault="004D48D5" w:rsidP="004D48D5">
            <w:pPr>
              <w:pStyle w:val="Normal1"/>
              <w:rPr>
                <w:sz w:val="20"/>
                <w:szCs w:val="20"/>
                <w:highlight w:val="white"/>
              </w:rPr>
            </w:pPr>
            <w:r w:rsidRPr="001504F8">
              <w:rPr>
                <w:color w:val="auto"/>
                <w:sz w:val="20"/>
                <w:szCs w:val="20"/>
              </w:rPr>
              <w:t>%genome</w:t>
            </w:r>
          </w:p>
        </w:tc>
        <w:tc>
          <w:tcPr>
            <w:tcW w:w="1983" w:type="dxa"/>
            <w:tcBorders>
              <w:bottom w:val="single" w:sz="4" w:space="0" w:color="auto"/>
            </w:tcBorders>
            <w:tcMar>
              <w:left w:w="0" w:type="dxa"/>
              <w:right w:w="0" w:type="dxa"/>
            </w:tcMar>
            <w:vAlign w:val="center"/>
          </w:tcPr>
          <w:p w14:paraId="6DC4540D" w14:textId="73D01B97" w:rsidR="004D48D5" w:rsidRPr="001504F8" w:rsidRDefault="004D48D5" w:rsidP="00AE671D">
            <w:pPr>
              <w:pStyle w:val="Normal1"/>
              <w:jc w:val="right"/>
              <w:rPr>
                <w:sz w:val="20"/>
                <w:szCs w:val="20"/>
                <w:highlight w:val="white"/>
              </w:rPr>
            </w:pPr>
            <w:r w:rsidRPr="001504F8">
              <w:rPr>
                <w:color w:val="auto"/>
                <w:sz w:val="20"/>
                <w:szCs w:val="20"/>
              </w:rPr>
              <w:t>5.18</w:t>
            </w:r>
          </w:p>
        </w:tc>
        <w:tc>
          <w:tcPr>
            <w:tcW w:w="0" w:type="auto"/>
            <w:tcBorders>
              <w:bottom w:val="single" w:sz="4" w:space="0" w:color="auto"/>
            </w:tcBorders>
            <w:tcMar>
              <w:left w:w="0" w:type="dxa"/>
              <w:right w:w="0" w:type="dxa"/>
            </w:tcMar>
            <w:vAlign w:val="center"/>
          </w:tcPr>
          <w:p w14:paraId="1FD97A26" w14:textId="77D0660E" w:rsidR="004D48D5" w:rsidRPr="001504F8" w:rsidRDefault="004D48D5" w:rsidP="00AE671D">
            <w:pPr>
              <w:pStyle w:val="Normal1"/>
              <w:jc w:val="right"/>
              <w:rPr>
                <w:sz w:val="20"/>
                <w:szCs w:val="20"/>
                <w:highlight w:val="white"/>
              </w:rPr>
            </w:pPr>
            <w:r w:rsidRPr="001504F8">
              <w:rPr>
                <w:color w:val="auto"/>
                <w:sz w:val="20"/>
                <w:szCs w:val="20"/>
              </w:rPr>
              <w:t>0.25</w:t>
            </w:r>
          </w:p>
        </w:tc>
      </w:tr>
      <w:tr w:rsidR="0009108B" w:rsidRPr="001504F8" w14:paraId="3C120071" w14:textId="77777777" w:rsidTr="00177608">
        <w:trPr>
          <w:trHeight w:val="394"/>
        </w:trPr>
        <w:tc>
          <w:tcPr>
            <w:tcW w:w="1255" w:type="dxa"/>
            <w:vMerge w:val="restart"/>
            <w:tcBorders>
              <w:top w:val="single" w:sz="4" w:space="0" w:color="auto"/>
              <w:bottom w:val="nil"/>
            </w:tcBorders>
            <w:tcMar>
              <w:left w:w="0" w:type="dxa"/>
              <w:right w:w="0" w:type="dxa"/>
            </w:tcMar>
            <w:vAlign w:val="center"/>
          </w:tcPr>
          <w:p w14:paraId="660B02E1" w14:textId="350AFC43" w:rsidR="004D48D5" w:rsidRPr="001504F8" w:rsidRDefault="004D48D5" w:rsidP="004D48D5">
            <w:pPr>
              <w:pStyle w:val="Normal1"/>
              <w:rPr>
                <w:sz w:val="20"/>
                <w:szCs w:val="20"/>
              </w:rPr>
            </w:pPr>
            <w:r w:rsidRPr="001504F8">
              <w:rPr>
                <w:sz w:val="20"/>
                <w:szCs w:val="20"/>
              </w:rPr>
              <w:t>Unclassified</w:t>
            </w:r>
          </w:p>
        </w:tc>
        <w:tc>
          <w:tcPr>
            <w:tcW w:w="1498" w:type="dxa"/>
            <w:tcBorders>
              <w:top w:val="single" w:sz="4" w:space="0" w:color="auto"/>
              <w:bottom w:val="nil"/>
            </w:tcBorders>
            <w:vAlign w:val="center"/>
          </w:tcPr>
          <w:p w14:paraId="4F7A4E33" w14:textId="31586053" w:rsidR="004D48D5" w:rsidRPr="001504F8" w:rsidRDefault="004D48D5" w:rsidP="004D48D5">
            <w:pPr>
              <w:pStyle w:val="Normal1"/>
              <w:rPr>
                <w:sz w:val="20"/>
                <w:szCs w:val="20"/>
                <w:highlight w:val="white"/>
              </w:rPr>
            </w:pPr>
            <w:r w:rsidRPr="001504F8">
              <w:rPr>
                <w:color w:val="auto"/>
                <w:sz w:val="20"/>
                <w:szCs w:val="20"/>
              </w:rPr>
              <w:t>#elements</w:t>
            </w:r>
          </w:p>
        </w:tc>
        <w:tc>
          <w:tcPr>
            <w:tcW w:w="1983" w:type="dxa"/>
            <w:tcBorders>
              <w:top w:val="single" w:sz="4" w:space="0" w:color="auto"/>
              <w:bottom w:val="nil"/>
            </w:tcBorders>
            <w:tcMar>
              <w:left w:w="0" w:type="dxa"/>
              <w:right w:w="0" w:type="dxa"/>
            </w:tcMar>
            <w:vAlign w:val="center"/>
          </w:tcPr>
          <w:p w14:paraId="2216D9EA" w14:textId="4E1A8DDF" w:rsidR="004D48D5" w:rsidRPr="001504F8" w:rsidRDefault="004D48D5" w:rsidP="00AE671D">
            <w:pPr>
              <w:pStyle w:val="Normal1"/>
              <w:jc w:val="right"/>
              <w:rPr>
                <w:sz w:val="20"/>
                <w:szCs w:val="20"/>
              </w:rPr>
            </w:pPr>
            <w:r w:rsidRPr="001504F8">
              <w:rPr>
                <w:color w:val="auto"/>
                <w:sz w:val="20"/>
                <w:szCs w:val="20"/>
              </w:rPr>
              <w:t>158,522</w:t>
            </w:r>
          </w:p>
        </w:tc>
        <w:tc>
          <w:tcPr>
            <w:tcW w:w="0" w:type="auto"/>
            <w:tcBorders>
              <w:top w:val="single" w:sz="4" w:space="0" w:color="auto"/>
              <w:bottom w:val="nil"/>
            </w:tcBorders>
            <w:tcMar>
              <w:left w:w="0" w:type="dxa"/>
              <w:right w:w="0" w:type="dxa"/>
            </w:tcMar>
            <w:vAlign w:val="center"/>
          </w:tcPr>
          <w:p w14:paraId="61B2A240" w14:textId="7AE03086" w:rsidR="004D48D5" w:rsidRPr="001504F8" w:rsidRDefault="004D48D5" w:rsidP="00AE671D">
            <w:pPr>
              <w:pStyle w:val="Normal1"/>
              <w:jc w:val="right"/>
              <w:rPr>
                <w:sz w:val="20"/>
                <w:szCs w:val="20"/>
              </w:rPr>
            </w:pPr>
            <w:r w:rsidRPr="001504F8">
              <w:rPr>
                <w:color w:val="auto"/>
                <w:sz w:val="20"/>
                <w:szCs w:val="20"/>
              </w:rPr>
              <w:t>65,730</w:t>
            </w:r>
          </w:p>
        </w:tc>
      </w:tr>
      <w:tr w:rsidR="0009108B" w:rsidRPr="001504F8" w14:paraId="136EF1C2" w14:textId="77777777" w:rsidTr="00177608">
        <w:trPr>
          <w:trHeight w:val="394"/>
        </w:trPr>
        <w:tc>
          <w:tcPr>
            <w:tcW w:w="1255" w:type="dxa"/>
            <w:vMerge/>
            <w:tcBorders>
              <w:top w:val="nil"/>
            </w:tcBorders>
            <w:tcMar>
              <w:left w:w="0" w:type="dxa"/>
              <w:right w:w="0" w:type="dxa"/>
            </w:tcMar>
            <w:vAlign w:val="center"/>
          </w:tcPr>
          <w:p w14:paraId="19A7C2C0" w14:textId="324A5DD9" w:rsidR="004D48D5" w:rsidRPr="001504F8" w:rsidRDefault="004D48D5" w:rsidP="004D48D5">
            <w:pPr>
              <w:pStyle w:val="Normal1"/>
              <w:rPr>
                <w:sz w:val="20"/>
                <w:szCs w:val="20"/>
              </w:rPr>
            </w:pPr>
          </w:p>
        </w:tc>
        <w:tc>
          <w:tcPr>
            <w:tcW w:w="1498" w:type="dxa"/>
            <w:tcBorders>
              <w:top w:val="nil"/>
            </w:tcBorders>
            <w:vAlign w:val="center"/>
          </w:tcPr>
          <w:p w14:paraId="53E6EF1B" w14:textId="2E279243" w:rsidR="004D48D5" w:rsidRPr="001504F8" w:rsidRDefault="004D48D5" w:rsidP="004D48D5">
            <w:pPr>
              <w:pStyle w:val="Normal1"/>
              <w:rPr>
                <w:sz w:val="20"/>
                <w:szCs w:val="20"/>
                <w:highlight w:val="white"/>
              </w:rPr>
            </w:pPr>
            <w:r w:rsidRPr="001504F8">
              <w:rPr>
                <w:color w:val="auto"/>
                <w:sz w:val="20"/>
                <w:szCs w:val="20"/>
              </w:rPr>
              <w:t>#length (bp)</w:t>
            </w:r>
          </w:p>
        </w:tc>
        <w:tc>
          <w:tcPr>
            <w:tcW w:w="1983" w:type="dxa"/>
            <w:tcBorders>
              <w:top w:val="nil"/>
            </w:tcBorders>
            <w:tcMar>
              <w:left w:w="0" w:type="dxa"/>
              <w:right w:w="0" w:type="dxa"/>
            </w:tcMar>
            <w:vAlign w:val="center"/>
          </w:tcPr>
          <w:p w14:paraId="5D6FB0DB" w14:textId="3791697B" w:rsidR="004D48D5" w:rsidRPr="001504F8" w:rsidRDefault="004D48D5" w:rsidP="00AE671D">
            <w:pPr>
              <w:pStyle w:val="Normal1"/>
              <w:jc w:val="right"/>
              <w:rPr>
                <w:sz w:val="20"/>
                <w:szCs w:val="20"/>
                <w:highlight w:val="white"/>
              </w:rPr>
            </w:pPr>
            <w:r w:rsidRPr="001504F8">
              <w:rPr>
                <w:color w:val="auto"/>
                <w:sz w:val="20"/>
                <w:szCs w:val="20"/>
              </w:rPr>
              <w:t>24,232,698</w:t>
            </w:r>
          </w:p>
        </w:tc>
        <w:tc>
          <w:tcPr>
            <w:tcW w:w="0" w:type="auto"/>
            <w:tcBorders>
              <w:top w:val="nil"/>
            </w:tcBorders>
            <w:tcMar>
              <w:left w:w="0" w:type="dxa"/>
              <w:right w:w="0" w:type="dxa"/>
            </w:tcMar>
            <w:vAlign w:val="center"/>
          </w:tcPr>
          <w:p w14:paraId="20E0976E" w14:textId="6DC754E0" w:rsidR="004D48D5" w:rsidRPr="001504F8" w:rsidRDefault="004D48D5" w:rsidP="00AE671D">
            <w:pPr>
              <w:pStyle w:val="Normal1"/>
              <w:jc w:val="right"/>
              <w:rPr>
                <w:sz w:val="20"/>
                <w:szCs w:val="20"/>
                <w:highlight w:val="white"/>
              </w:rPr>
            </w:pPr>
            <w:r w:rsidRPr="001504F8">
              <w:rPr>
                <w:color w:val="auto"/>
                <w:sz w:val="20"/>
                <w:szCs w:val="20"/>
              </w:rPr>
              <w:t>11,020,138</w:t>
            </w:r>
          </w:p>
        </w:tc>
      </w:tr>
      <w:tr w:rsidR="0009108B" w:rsidRPr="001504F8" w14:paraId="73A4FC49" w14:textId="77777777" w:rsidTr="0009108B">
        <w:trPr>
          <w:trHeight w:val="394"/>
        </w:trPr>
        <w:tc>
          <w:tcPr>
            <w:tcW w:w="1255" w:type="dxa"/>
            <w:vMerge/>
            <w:tcBorders>
              <w:bottom w:val="single" w:sz="12" w:space="0" w:color="auto"/>
            </w:tcBorders>
            <w:tcMar>
              <w:left w:w="0" w:type="dxa"/>
              <w:right w:w="0" w:type="dxa"/>
            </w:tcMar>
            <w:vAlign w:val="center"/>
          </w:tcPr>
          <w:p w14:paraId="223D59D9" w14:textId="5269D206" w:rsidR="004D48D5" w:rsidRPr="001504F8" w:rsidRDefault="004D48D5" w:rsidP="004D48D5">
            <w:pPr>
              <w:pStyle w:val="Normal1"/>
              <w:rPr>
                <w:sz w:val="20"/>
                <w:szCs w:val="20"/>
              </w:rPr>
            </w:pPr>
          </w:p>
        </w:tc>
        <w:tc>
          <w:tcPr>
            <w:tcW w:w="1498" w:type="dxa"/>
            <w:tcBorders>
              <w:bottom w:val="single" w:sz="12" w:space="0" w:color="auto"/>
            </w:tcBorders>
            <w:vAlign w:val="center"/>
          </w:tcPr>
          <w:p w14:paraId="26ACA06B" w14:textId="66FF6FCA" w:rsidR="004D48D5" w:rsidRPr="001504F8" w:rsidRDefault="004D48D5" w:rsidP="004D48D5">
            <w:pPr>
              <w:pStyle w:val="Normal1"/>
              <w:rPr>
                <w:sz w:val="20"/>
                <w:szCs w:val="20"/>
                <w:highlight w:val="white"/>
              </w:rPr>
            </w:pPr>
            <w:r w:rsidRPr="001504F8">
              <w:rPr>
                <w:color w:val="auto"/>
                <w:sz w:val="20"/>
                <w:szCs w:val="20"/>
              </w:rPr>
              <w:t>%genome</w:t>
            </w:r>
          </w:p>
        </w:tc>
        <w:tc>
          <w:tcPr>
            <w:tcW w:w="1983" w:type="dxa"/>
            <w:tcBorders>
              <w:bottom w:val="single" w:sz="12" w:space="0" w:color="auto"/>
            </w:tcBorders>
            <w:tcMar>
              <w:left w:w="0" w:type="dxa"/>
              <w:right w:w="0" w:type="dxa"/>
            </w:tcMar>
            <w:vAlign w:val="center"/>
          </w:tcPr>
          <w:p w14:paraId="4792E065" w14:textId="2813C144" w:rsidR="004D48D5" w:rsidRPr="001504F8" w:rsidRDefault="004D48D5" w:rsidP="00AE671D">
            <w:pPr>
              <w:pStyle w:val="Normal1"/>
              <w:jc w:val="right"/>
              <w:rPr>
                <w:sz w:val="20"/>
                <w:szCs w:val="20"/>
              </w:rPr>
            </w:pPr>
            <w:r w:rsidRPr="001504F8">
              <w:rPr>
                <w:color w:val="auto"/>
                <w:sz w:val="20"/>
                <w:szCs w:val="20"/>
              </w:rPr>
              <w:t>23.27</w:t>
            </w:r>
          </w:p>
        </w:tc>
        <w:tc>
          <w:tcPr>
            <w:tcW w:w="0" w:type="auto"/>
            <w:tcBorders>
              <w:bottom w:val="single" w:sz="12" w:space="0" w:color="auto"/>
            </w:tcBorders>
            <w:tcMar>
              <w:left w:w="0" w:type="dxa"/>
              <w:right w:w="0" w:type="dxa"/>
            </w:tcMar>
            <w:vAlign w:val="center"/>
          </w:tcPr>
          <w:p w14:paraId="68B74D05" w14:textId="6527C8C7" w:rsidR="004D48D5" w:rsidRPr="001504F8" w:rsidRDefault="004D48D5" w:rsidP="00AE671D">
            <w:pPr>
              <w:pStyle w:val="Normal1"/>
              <w:jc w:val="right"/>
              <w:rPr>
                <w:sz w:val="20"/>
                <w:szCs w:val="20"/>
              </w:rPr>
            </w:pPr>
            <w:r w:rsidRPr="001504F8">
              <w:rPr>
                <w:color w:val="auto"/>
                <w:sz w:val="20"/>
                <w:szCs w:val="20"/>
              </w:rPr>
              <w:t>19.74</w:t>
            </w:r>
          </w:p>
        </w:tc>
      </w:tr>
    </w:tbl>
    <w:p w14:paraId="31E839BB" w14:textId="77777777" w:rsidR="004D48D5" w:rsidRPr="001504F8" w:rsidRDefault="004D48D5" w:rsidP="004D48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p w14:paraId="07A3486A" w14:textId="62E3BA30" w:rsidR="00D82ACF" w:rsidRPr="001504F8" w:rsidRDefault="00D82ACF" w:rsidP="00D82ACF">
      <w:pPr>
        <w:pStyle w:val="Normal1"/>
      </w:pPr>
      <w:r w:rsidRPr="001504F8">
        <w:br w:type="page"/>
      </w:r>
    </w:p>
    <w:p w14:paraId="37726DF9" w14:textId="4B00D1F9" w:rsidR="00D82ACF" w:rsidRPr="001504F8" w:rsidRDefault="000F2F59" w:rsidP="00177608">
      <w:pPr>
        <w:pStyle w:val="af4"/>
      </w:pPr>
      <w:bookmarkStart w:id="11" w:name="_Toc349221909"/>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b w:val="0"/>
          <w:bCs w:val="0"/>
        </w:rPr>
        <w:fldChar w:fldCharType="begin"/>
      </w:r>
      <w:r w:rsidR="001504F8" w:rsidRPr="001504F8">
        <w:rPr>
          <w:rFonts w:ascii="Gill Sans" w:hAnsi="Gill Sans" w:cs="Gill Sans"/>
          <w:b w:val="0"/>
          <w:bCs w:val="0"/>
        </w:rPr>
        <w:instrText xml:space="preserve"> SEQ Supplementary_Table \* ARABIC </w:instrText>
      </w:r>
      <w:r w:rsidR="001504F8" w:rsidRPr="001504F8">
        <w:rPr>
          <w:rFonts w:ascii="Gill Sans" w:hAnsi="Gill Sans" w:cs="Gill Sans"/>
          <w:b w:val="0"/>
          <w:bCs w:val="0"/>
        </w:rPr>
        <w:fldChar w:fldCharType="separate"/>
      </w:r>
      <w:r w:rsidR="00C50E4B" w:rsidRPr="001504F8">
        <w:rPr>
          <w:rFonts w:ascii="Gill Sans" w:hAnsi="Gill Sans" w:cs="Gill Sans"/>
          <w:noProof/>
        </w:rPr>
        <w:t>4</w:t>
      </w:r>
      <w:r w:rsidR="001504F8" w:rsidRPr="001504F8">
        <w:rPr>
          <w:rFonts w:ascii="Gill Sans" w:hAnsi="Gill Sans" w:cs="Gill Sans"/>
          <w:b w:val="0"/>
          <w:bCs w:val="0"/>
          <w:noProof/>
        </w:rPr>
        <w:fldChar w:fldCharType="end"/>
      </w:r>
      <w:r w:rsidR="003E0AA7" w:rsidRPr="001504F8">
        <w:rPr>
          <w:rFonts w:ascii="Gill Sans" w:hAnsi="Gill Sans" w:cs="Gill Sans"/>
          <w:noProof/>
        </w:rPr>
        <w:t>.</w:t>
      </w:r>
      <w:r w:rsidRPr="001504F8">
        <w:rPr>
          <w:rFonts w:ascii="Gill Sans" w:hAnsi="Gill Sans" w:cs="Gill Sans"/>
        </w:rPr>
        <w:t xml:space="preserve"> </w:t>
      </w:r>
      <w:r w:rsidR="001504F8">
        <w:rPr>
          <w:rFonts w:ascii="Gill Sans" w:hAnsi="Gill Sans" w:cs="Gill Sans"/>
        </w:rPr>
        <w:t>Low-complexity and p</w:t>
      </w:r>
      <w:r w:rsidR="00624F76" w:rsidRPr="001504F8">
        <w:rPr>
          <w:rFonts w:ascii="Gill Sans" w:hAnsi="Gill Sans" w:cs="Gill Sans"/>
        </w:rPr>
        <w:t>ossible t</w:t>
      </w:r>
      <w:r w:rsidRPr="001504F8">
        <w:rPr>
          <w:rFonts w:ascii="Gill Sans" w:hAnsi="Gill Sans" w:cs="Gill Sans"/>
        </w:rPr>
        <w:t xml:space="preserve">elomeric </w:t>
      </w:r>
      <w:r w:rsidR="001504F8" w:rsidRPr="001504F8">
        <w:rPr>
          <w:rFonts w:ascii="Gill Sans" w:hAnsi="Gill Sans" w:cs="Gill Sans"/>
        </w:rPr>
        <w:t>re</w:t>
      </w:r>
      <w:r w:rsidR="001504F8">
        <w:rPr>
          <w:rFonts w:ascii="Gill Sans" w:hAnsi="Gill Sans" w:cs="Gill Sans"/>
        </w:rPr>
        <w:t>peat</w:t>
      </w:r>
      <w:r w:rsidR="001504F8" w:rsidRPr="001504F8">
        <w:rPr>
          <w:rFonts w:ascii="Gill Sans" w:hAnsi="Gill Sans" w:cs="Gill Sans"/>
        </w:rPr>
        <w:t xml:space="preserve">s </w:t>
      </w:r>
      <w:r w:rsidRPr="001504F8">
        <w:rPr>
          <w:rFonts w:ascii="Gill Sans" w:hAnsi="Gill Sans" w:cs="Gill Sans"/>
        </w:rPr>
        <w:t xml:space="preserve">in the </w:t>
      </w:r>
      <w:r w:rsidRPr="001504F8">
        <w:rPr>
          <w:rFonts w:ascii="Gill Sans" w:hAnsi="Gill Sans" w:cs="Gill Sans"/>
          <w:i/>
        </w:rPr>
        <w:t>H. dujardini</w:t>
      </w:r>
      <w:r w:rsidRPr="001504F8">
        <w:rPr>
          <w:rFonts w:ascii="Gill Sans" w:hAnsi="Gill Sans" w:cs="Gill Sans"/>
        </w:rPr>
        <w:t xml:space="preserve"> genome</w:t>
      </w:r>
      <w:bookmarkEnd w:id="11"/>
    </w:p>
    <w:p w14:paraId="02A173CF" w14:textId="77777777" w:rsidR="000F2F59" w:rsidRPr="001504F8" w:rsidRDefault="000F2F59" w:rsidP="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tbl>
      <w:tblPr>
        <w:tblW w:w="0" w:type="auto"/>
        <w:tblBorders>
          <w:top w:val="nil"/>
          <w:left w:val="nil"/>
          <w:right w:val="nil"/>
        </w:tblBorders>
        <w:tblLayout w:type="fixed"/>
        <w:tblLook w:val="0000" w:firstRow="0" w:lastRow="0" w:firstColumn="0" w:lastColumn="0" w:noHBand="0" w:noVBand="0"/>
      </w:tblPr>
      <w:tblGrid>
        <w:gridCol w:w="1742"/>
        <w:gridCol w:w="1132"/>
        <w:gridCol w:w="1132"/>
        <w:gridCol w:w="2052"/>
        <w:gridCol w:w="2192"/>
        <w:gridCol w:w="1094"/>
      </w:tblGrid>
      <w:tr w:rsidR="000F2F59" w:rsidRPr="001504F8" w14:paraId="3CD0DF02" w14:textId="77777777" w:rsidTr="0009108B">
        <w:trPr>
          <w:trHeight w:val="307"/>
        </w:trPr>
        <w:tc>
          <w:tcPr>
            <w:tcW w:w="1742" w:type="dxa"/>
            <w:tcBorders>
              <w:top w:val="single" w:sz="12" w:space="0" w:color="auto"/>
              <w:bottom w:val="single" w:sz="4" w:space="0" w:color="auto"/>
            </w:tcBorders>
            <w:shd w:val="clear" w:color="auto" w:fill="E6E6E6"/>
            <w:vAlign w:val="bottom"/>
          </w:tcPr>
          <w:p w14:paraId="06E46C46" w14:textId="342E69D3"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w:t>
            </w:r>
            <w:r w:rsidR="001504F8">
              <w:rPr>
                <w:rFonts w:ascii="Gill Sans" w:hAnsi="Gill Sans" w:cs="Gill Sans"/>
                <w:sz w:val="20"/>
                <w:szCs w:val="18"/>
              </w:rPr>
              <w:t>*</w:t>
            </w:r>
          </w:p>
        </w:tc>
        <w:tc>
          <w:tcPr>
            <w:tcW w:w="1132" w:type="dxa"/>
            <w:tcBorders>
              <w:top w:val="single" w:sz="12" w:space="0" w:color="auto"/>
              <w:bottom w:val="single" w:sz="4" w:space="0" w:color="auto"/>
            </w:tcBorders>
            <w:shd w:val="clear" w:color="auto" w:fill="E6E6E6"/>
            <w:vAlign w:val="bottom"/>
          </w:tcPr>
          <w:p w14:paraId="041A630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Start</w:t>
            </w:r>
          </w:p>
        </w:tc>
        <w:tc>
          <w:tcPr>
            <w:tcW w:w="1132" w:type="dxa"/>
            <w:tcBorders>
              <w:top w:val="single" w:sz="12" w:space="0" w:color="auto"/>
              <w:bottom w:val="single" w:sz="4" w:space="0" w:color="auto"/>
            </w:tcBorders>
            <w:shd w:val="clear" w:color="auto" w:fill="E6E6E6"/>
            <w:vAlign w:val="bottom"/>
          </w:tcPr>
          <w:p w14:paraId="03557A0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End</w:t>
            </w:r>
          </w:p>
        </w:tc>
        <w:tc>
          <w:tcPr>
            <w:tcW w:w="2052" w:type="dxa"/>
            <w:tcBorders>
              <w:top w:val="single" w:sz="12" w:space="0" w:color="auto"/>
              <w:bottom w:val="single" w:sz="4" w:space="0" w:color="auto"/>
            </w:tcBorders>
            <w:shd w:val="clear" w:color="auto" w:fill="E6E6E6"/>
            <w:vAlign w:val="bottom"/>
          </w:tcPr>
          <w:p w14:paraId="0136D9C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Repeat</w:t>
            </w:r>
          </w:p>
        </w:tc>
        <w:tc>
          <w:tcPr>
            <w:tcW w:w="2192" w:type="dxa"/>
            <w:tcBorders>
              <w:top w:val="single" w:sz="12" w:space="0" w:color="auto"/>
              <w:bottom w:val="single" w:sz="4" w:space="0" w:color="auto"/>
            </w:tcBorders>
            <w:shd w:val="clear" w:color="auto" w:fill="E6E6E6"/>
            <w:vAlign w:val="bottom"/>
          </w:tcPr>
          <w:p w14:paraId="304D709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Length from End</w:t>
            </w:r>
          </w:p>
        </w:tc>
        <w:tc>
          <w:tcPr>
            <w:tcW w:w="1094" w:type="dxa"/>
            <w:tcBorders>
              <w:top w:val="single" w:sz="12" w:space="0" w:color="auto"/>
              <w:bottom w:val="single" w:sz="4" w:space="0" w:color="auto"/>
            </w:tcBorders>
            <w:shd w:val="clear" w:color="auto" w:fill="E6E6E6"/>
            <w:vAlign w:val="bottom"/>
          </w:tcPr>
          <w:p w14:paraId="25E427A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Length</w:t>
            </w:r>
          </w:p>
        </w:tc>
      </w:tr>
      <w:tr w:rsidR="000F2F59" w:rsidRPr="001504F8" w14:paraId="6E729782" w14:textId="77777777" w:rsidTr="0009108B">
        <w:tblPrEx>
          <w:tblBorders>
            <w:top w:val="none" w:sz="0" w:space="0" w:color="auto"/>
          </w:tblBorders>
        </w:tblPrEx>
        <w:trPr>
          <w:trHeight w:val="290"/>
        </w:trPr>
        <w:tc>
          <w:tcPr>
            <w:tcW w:w="1742" w:type="dxa"/>
            <w:tcBorders>
              <w:top w:val="single" w:sz="4" w:space="0" w:color="auto"/>
            </w:tcBorders>
            <w:shd w:val="clear" w:color="auto" w:fill="FDF7B7"/>
            <w:vAlign w:val="bottom"/>
          </w:tcPr>
          <w:p w14:paraId="3408229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scaffold0088</w:t>
            </w:r>
          </w:p>
        </w:tc>
        <w:tc>
          <w:tcPr>
            <w:tcW w:w="1132" w:type="dxa"/>
            <w:tcBorders>
              <w:top w:val="single" w:sz="4" w:space="0" w:color="auto"/>
            </w:tcBorders>
            <w:shd w:val="clear" w:color="auto" w:fill="FDF7B7"/>
            <w:vAlign w:val="bottom"/>
          </w:tcPr>
          <w:p w14:paraId="3722AD6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327857</w:t>
            </w:r>
          </w:p>
        </w:tc>
        <w:tc>
          <w:tcPr>
            <w:tcW w:w="1132" w:type="dxa"/>
            <w:tcBorders>
              <w:top w:val="single" w:sz="4" w:space="0" w:color="auto"/>
            </w:tcBorders>
            <w:shd w:val="clear" w:color="auto" w:fill="FDF7B7"/>
            <w:vAlign w:val="bottom"/>
          </w:tcPr>
          <w:p w14:paraId="4863200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336800</w:t>
            </w:r>
          </w:p>
        </w:tc>
        <w:tc>
          <w:tcPr>
            <w:tcW w:w="2052" w:type="dxa"/>
            <w:tcBorders>
              <w:top w:val="single" w:sz="4" w:space="0" w:color="auto"/>
            </w:tcBorders>
            <w:shd w:val="clear" w:color="auto" w:fill="FDF7B7"/>
            <w:vAlign w:val="bottom"/>
          </w:tcPr>
          <w:p w14:paraId="1DCFD38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TTGATGGGTT</w:t>
            </w:r>
          </w:p>
        </w:tc>
        <w:tc>
          <w:tcPr>
            <w:tcW w:w="2192" w:type="dxa"/>
            <w:tcBorders>
              <w:top w:val="single" w:sz="4" w:space="0" w:color="auto"/>
            </w:tcBorders>
            <w:shd w:val="clear" w:color="auto" w:fill="FDF7B7"/>
            <w:vAlign w:val="bottom"/>
          </w:tcPr>
          <w:p w14:paraId="48F2C3F9"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49</w:t>
            </w:r>
          </w:p>
        </w:tc>
        <w:tc>
          <w:tcPr>
            <w:tcW w:w="1094" w:type="dxa"/>
            <w:tcBorders>
              <w:top w:val="single" w:sz="4" w:space="0" w:color="auto"/>
            </w:tcBorders>
            <w:shd w:val="clear" w:color="auto" w:fill="FDF7B7"/>
            <w:vAlign w:val="bottom"/>
          </w:tcPr>
          <w:p w14:paraId="245510C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8943</w:t>
            </w:r>
          </w:p>
        </w:tc>
      </w:tr>
      <w:tr w:rsidR="000F2F59" w:rsidRPr="001504F8" w14:paraId="5B22855F" w14:textId="77777777" w:rsidTr="0009108B">
        <w:tblPrEx>
          <w:tblBorders>
            <w:top w:val="none" w:sz="0" w:space="0" w:color="auto"/>
          </w:tblBorders>
        </w:tblPrEx>
        <w:trPr>
          <w:trHeight w:val="307"/>
        </w:trPr>
        <w:tc>
          <w:tcPr>
            <w:tcW w:w="1742" w:type="dxa"/>
            <w:shd w:val="clear" w:color="auto" w:fill="FDF7B7"/>
            <w:vAlign w:val="bottom"/>
          </w:tcPr>
          <w:p w14:paraId="3D2B4CE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scaffold0114</w:t>
            </w:r>
          </w:p>
        </w:tc>
        <w:tc>
          <w:tcPr>
            <w:tcW w:w="1132" w:type="dxa"/>
            <w:shd w:val="clear" w:color="auto" w:fill="FDF7B7"/>
            <w:vAlign w:val="bottom"/>
          </w:tcPr>
          <w:p w14:paraId="41327C0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15</w:t>
            </w:r>
          </w:p>
        </w:tc>
        <w:tc>
          <w:tcPr>
            <w:tcW w:w="1132" w:type="dxa"/>
            <w:shd w:val="clear" w:color="auto" w:fill="FDF7B7"/>
            <w:vAlign w:val="bottom"/>
          </w:tcPr>
          <w:p w14:paraId="48CE172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7307</w:t>
            </w:r>
          </w:p>
        </w:tc>
        <w:tc>
          <w:tcPr>
            <w:tcW w:w="2052" w:type="dxa"/>
            <w:shd w:val="clear" w:color="auto" w:fill="FDF7B7"/>
            <w:vAlign w:val="bottom"/>
          </w:tcPr>
          <w:p w14:paraId="255A120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shd w:val="clear" w:color="auto" w:fill="FDF7B7"/>
            <w:vAlign w:val="bottom"/>
          </w:tcPr>
          <w:p w14:paraId="0B7148A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15</w:t>
            </w:r>
          </w:p>
        </w:tc>
        <w:tc>
          <w:tcPr>
            <w:tcW w:w="1094" w:type="dxa"/>
            <w:shd w:val="clear" w:color="auto" w:fill="FDF7B7"/>
            <w:vAlign w:val="bottom"/>
          </w:tcPr>
          <w:p w14:paraId="13FC8FB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7292</w:t>
            </w:r>
          </w:p>
        </w:tc>
      </w:tr>
      <w:tr w:rsidR="000F2F59" w:rsidRPr="001504F8" w14:paraId="4995CC15" w14:textId="77777777" w:rsidTr="0009108B">
        <w:tblPrEx>
          <w:tblBorders>
            <w:top w:val="none" w:sz="0" w:space="0" w:color="auto"/>
          </w:tblBorders>
        </w:tblPrEx>
        <w:trPr>
          <w:trHeight w:val="307"/>
        </w:trPr>
        <w:tc>
          <w:tcPr>
            <w:tcW w:w="1742" w:type="dxa"/>
            <w:shd w:val="clear" w:color="auto" w:fill="FDF7B7"/>
            <w:vAlign w:val="bottom"/>
          </w:tcPr>
          <w:p w14:paraId="56636D3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scaffold0012</w:t>
            </w:r>
          </w:p>
        </w:tc>
        <w:tc>
          <w:tcPr>
            <w:tcW w:w="1132" w:type="dxa"/>
            <w:shd w:val="clear" w:color="auto" w:fill="FDF7B7"/>
            <w:vAlign w:val="bottom"/>
          </w:tcPr>
          <w:p w14:paraId="3F60EF4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w:t>
            </w:r>
          </w:p>
        </w:tc>
        <w:tc>
          <w:tcPr>
            <w:tcW w:w="1132" w:type="dxa"/>
            <w:shd w:val="clear" w:color="auto" w:fill="FDF7B7"/>
            <w:vAlign w:val="bottom"/>
          </w:tcPr>
          <w:p w14:paraId="04C8680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5955</w:t>
            </w:r>
          </w:p>
        </w:tc>
        <w:tc>
          <w:tcPr>
            <w:tcW w:w="2052" w:type="dxa"/>
            <w:shd w:val="clear" w:color="auto" w:fill="FDF7B7"/>
            <w:vAlign w:val="bottom"/>
          </w:tcPr>
          <w:p w14:paraId="174B002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CATCAAAACC</w:t>
            </w:r>
          </w:p>
        </w:tc>
        <w:tc>
          <w:tcPr>
            <w:tcW w:w="2192" w:type="dxa"/>
            <w:shd w:val="clear" w:color="auto" w:fill="FDF7B7"/>
            <w:vAlign w:val="bottom"/>
          </w:tcPr>
          <w:p w14:paraId="335283F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w:t>
            </w:r>
          </w:p>
        </w:tc>
        <w:tc>
          <w:tcPr>
            <w:tcW w:w="1094" w:type="dxa"/>
            <w:shd w:val="clear" w:color="auto" w:fill="FDF7B7"/>
            <w:vAlign w:val="bottom"/>
          </w:tcPr>
          <w:p w14:paraId="7F9D1E0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5954</w:t>
            </w:r>
          </w:p>
        </w:tc>
      </w:tr>
      <w:tr w:rsidR="000F2F59" w:rsidRPr="001504F8" w14:paraId="4F223BE8" w14:textId="77777777" w:rsidTr="0009108B">
        <w:tblPrEx>
          <w:tblBorders>
            <w:top w:val="none" w:sz="0" w:space="0" w:color="auto"/>
          </w:tblBorders>
        </w:tblPrEx>
        <w:trPr>
          <w:trHeight w:val="290"/>
        </w:trPr>
        <w:tc>
          <w:tcPr>
            <w:tcW w:w="1742" w:type="dxa"/>
            <w:shd w:val="clear" w:color="auto" w:fill="FDF7B7"/>
            <w:vAlign w:val="bottom"/>
          </w:tcPr>
          <w:p w14:paraId="12C31DD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scaffold0363</w:t>
            </w:r>
          </w:p>
        </w:tc>
        <w:tc>
          <w:tcPr>
            <w:tcW w:w="1132" w:type="dxa"/>
            <w:shd w:val="clear" w:color="auto" w:fill="FDF7B7"/>
            <w:vAlign w:val="bottom"/>
          </w:tcPr>
          <w:p w14:paraId="625D982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14</w:t>
            </w:r>
          </w:p>
        </w:tc>
        <w:tc>
          <w:tcPr>
            <w:tcW w:w="1132" w:type="dxa"/>
            <w:shd w:val="clear" w:color="auto" w:fill="FDF7B7"/>
            <w:vAlign w:val="bottom"/>
          </w:tcPr>
          <w:p w14:paraId="3BA1F29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4481</w:t>
            </w:r>
          </w:p>
        </w:tc>
        <w:tc>
          <w:tcPr>
            <w:tcW w:w="2052" w:type="dxa"/>
            <w:shd w:val="clear" w:color="auto" w:fill="FDF7B7"/>
            <w:vAlign w:val="bottom"/>
          </w:tcPr>
          <w:p w14:paraId="4EE48B6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shd w:val="clear" w:color="auto" w:fill="FDF7B7"/>
            <w:vAlign w:val="bottom"/>
          </w:tcPr>
          <w:p w14:paraId="30C5EF7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14</w:t>
            </w:r>
          </w:p>
        </w:tc>
        <w:tc>
          <w:tcPr>
            <w:tcW w:w="1094" w:type="dxa"/>
            <w:shd w:val="clear" w:color="auto" w:fill="FDF7B7"/>
            <w:vAlign w:val="bottom"/>
          </w:tcPr>
          <w:p w14:paraId="3480E01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4467</w:t>
            </w:r>
          </w:p>
        </w:tc>
      </w:tr>
      <w:tr w:rsidR="000F2F59" w:rsidRPr="001504F8" w14:paraId="403575AB" w14:textId="77777777" w:rsidTr="0009108B">
        <w:tblPrEx>
          <w:tblBorders>
            <w:top w:val="none" w:sz="0" w:space="0" w:color="auto"/>
          </w:tblBorders>
        </w:tblPrEx>
        <w:trPr>
          <w:trHeight w:val="290"/>
        </w:trPr>
        <w:tc>
          <w:tcPr>
            <w:tcW w:w="1742" w:type="dxa"/>
            <w:shd w:val="clear" w:color="auto" w:fill="FDF7B7"/>
            <w:vAlign w:val="bottom"/>
          </w:tcPr>
          <w:p w14:paraId="6F6113C9"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scaffold0321</w:t>
            </w:r>
          </w:p>
        </w:tc>
        <w:tc>
          <w:tcPr>
            <w:tcW w:w="1132" w:type="dxa"/>
            <w:shd w:val="clear" w:color="auto" w:fill="FDF7B7"/>
            <w:vAlign w:val="bottom"/>
          </w:tcPr>
          <w:p w14:paraId="7A41046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157</w:t>
            </w:r>
          </w:p>
        </w:tc>
        <w:tc>
          <w:tcPr>
            <w:tcW w:w="1132" w:type="dxa"/>
            <w:shd w:val="clear" w:color="auto" w:fill="FDF7B7"/>
            <w:vAlign w:val="bottom"/>
          </w:tcPr>
          <w:p w14:paraId="2B538D8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4157</w:t>
            </w:r>
          </w:p>
        </w:tc>
        <w:tc>
          <w:tcPr>
            <w:tcW w:w="2052" w:type="dxa"/>
            <w:shd w:val="clear" w:color="auto" w:fill="FDF7B7"/>
            <w:vAlign w:val="bottom"/>
          </w:tcPr>
          <w:p w14:paraId="3F6A773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AAAACCCATC</w:t>
            </w:r>
          </w:p>
        </w:tc>
        <w:tc>
          <w:tcPr>
            <w:tcW w:w="2192" w:type="dxa"/>
            <w:shd w:val="clear" w:color="auto" w:fill="FDF7B7"/>
            <w:vAlign w:val="bottom"/>
          </w:tcPr>
          <w:p w14:paraId="726BA79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157</w:t>
            </w:r>
          </w:p>
        </w:tc>
        <w:tc>
          <w:tcPr>
            <w:tcW w:w="1094" w:type="dxa"/>
            <w:shd w:val="clear" w:color="auto" w:fill="FDF7B7"/>
            <w:vAlign w:val="bottom"/>
          </w:tcPr>
          <w:p w14:paraId="2709DB79"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4000</w:t>
            </w:r>
          </w:p>
        </w:tc>
      </w:tr>
      <w:tr w:rsidR="000F2F59" w:rsidRPr="001504F8" w14:paraId="06E507D5" w14:textId="77777777" w:rsidTr="0009108B">
        <w:tblPrEx>
          <w:tblBorders>
            <w:top w:val="none" w:sz="0" w:space="0" w:color="auto"/>
          </w:tblBorders>
        </w:tblPrEx>
        <w:trPr>
          <w:trHeight w:val="307"/>
        </w:trPr>
        <w:tc>
          <w:tcPr>
            <w:tcW w:w="1742" w:type="dxa"/>
            <w:shd w:val="clear" w:color="auto" w:fill="FDF7B7"/>
            <w:vAlign w:val="bottom"/>
          </w:tcPr>
          <w:p w14:paraId="5DEFEA4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scaffold0005</w:t>
            </w:r>
          </w:p>
        </w:tc>
        <w:tc>
          <w:tcPr>
            <w:tcW w:w="1132" w:type="dxa"/>
            <w:shd w:val="clear" w:color="auto" w:fill="FDF7B7"/>
            <w:vAlign w:val="bottom"/>
          </w:tcPr>
          <w:p w14:paraId="57FA7DE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52</w:t>
            </w:r>
          </w:p>
        </w:tc>
        <w:tc>
          <w:tcPr>
            <w:tcW w:w="1132" w:type="dxa"/>
            <w:shd w:val="clear" w:color="auto" w:fill="FDF7B7"/>
            <w:vAlign w:val="bottom"/>
          </w:tcPr>
          <w:p w14:paraId="3FBBF86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3367</w:t>
            </w:r>
          </w:p>
        </w:tc>
        <w:tc>
          <w:tcPr>
            <w:tcW w:w="2052" w:type="dxa"/>
            <w:shd w:val="clear" w:color="auto" w:fill="FDF7B7"/>
            <w:vAlign w:val="bottom"/>
          </w:tcPr>
          <w:p w14:paraId="2935753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CAAAACCCAT</w:t>
            </w:r>
          </w:p>
        </w:tc>
        <w:tc>
          <w:tcPr>
            <w:tcW w:w="2192" w:type="dxa"/>
            <w:shd w:val="clear" w:color="auto" w:fill="FDF7B7"/>
            <w:vAlign w:val="bottom"/>
          </w:tcPr>
          <w:p w14:paraId="02DD904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52</w:t>
            </w:r>
          </w:p>
        </w:tc>
        <w:tc>
          <w:tcPr>
            <w:tcW w:w="1094" w:type="dxa"/>
            <w:shd w:val="clear" w:color="auto" w:fill="FDF7B7"/>
            <w:vAlign w:val="bottom"/>
          </w:tcPr>
          <w:p w14:paraId="08F3AA9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3315</w:t>
            </w:r>
          </w:p>
        </w:tc>
      </w:tr>
      <w:tr w:rsidR="000F2F59" w:rsidRPr="001504F8" w14:paraId="42B842DC" w14:textId="77777777" w:rsidTr="0009108B">
        <w:tblPrEx>
          <w:tblBorders>
            <w:top w:val="none" w:sz="0" w:space="0" w:color="auto"/>
          </w:tblBorders>
        </w:tblPrEx>
        <w:trPr>
          <w:trHeight w:val="307"/>
        </w:trPr>
        <w:tc>
          <w:tcPr>
            <w:tcW w:w="1742" w:type="dxa"/>
            <w:shd w:val="clear" w:color="auto" w:fill="FDF7B7"/>
            <w:vAlign w:val="bottom"/>
          </w:tcPr>
          <w:p w14:paraId="1B6A22B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scaffold0128</w:t>
            </w:r>
          </w:p>
        </w:tc>
        <w:tc>
          <w:tcPr>
            <w:tcW w:w="1132" w:type="dxa"/>
            <w:shd w:val="clear" w:color="auto" w:fill="FDF7B7"/>
            <w:vAlign w:val="bottom"/>
          </w:tcPr>
          <w:p w14:paraId="51C3188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239844</w:t>
            </w:r>
          </w:p>
        </w:tc>
        <w:tc>
          <w:tcPr>
            <w:tcW w:w="1132" w:type="dxa"/>
            <w:shd w:val="clear" w:color="auto" w:fill="FDF7B7"/>
            <w:vAlign w:val="bottom"/>
          </w:tcPr>
          <w:p w14:paraId="4490FFF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242599</w:t>
            </w:r>
          </w:p>
        </w:tc>
        <w:tc>
          <w:tcPr>
            <w:tcW w:w="2052" w:type="dxa"/>
            <w:shd w:val="clear" w:color="auto" w:fill="FDF7B7"/>
            <w:vAlign w:val="bottom"/>
          </w:tcPr>
          <w:p w14:paraId="09B93394"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GGTTTTGATG</w:t>
            </w:r>
          </w:p>
        </w:tc>
        <w:tc>
          <w:tcPr>
            <w:tcW w:w="2192" w:type="dxa"/>
            <w:shd w:val="clear" w:color="auto" w:fill="FDF7B7"/>
            <w:vAlign w:val="bottom"/>
          </w:tcPr>
          <w:p w14:paraId="20FC5DC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823</w:t>
            </w:r>
          </w:p>
        </w:tc>
        <w:tc>
          <w:tcPr>
            <w:tcW w:w="1094" w:type="dxa"/>
            <w:shd w:val="clear" w:color="auto" w:fill="FDF7B7"/>
            <w:vAlign w:val="bottom"/>
          </w:tcPr>
          <w:p w14:paraId="0CA5764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2755</w:t>
            </w:r>
          </w:p>
        </w:tc>
      </w:tr>
      <w:tr w:rsidR="000F2F59" w:rsidRPr="001504F8" w14:paraId="08D0D8E0" w14:textId="77777777" w:rsidTr="0009108B">
        <w:tblPrEx>
          <w:tblBorders>
            <w:top w:val="none" w:sz="0" w:space="0" w:color="auto"/>
          </w:tblBorders>
        </w:tblPrEx>
        <w:trPr>
          <w:trHeight w:val="290"/>
        </w:trPr>
        <w:tc>
          <w:tcPr>
            <w:tcW w:w="1742" w:type="dxa"/>
            <w:shd w:val="clear" w:color="auto" w:fill="FDF7B7"/>
            <w:vAlign w:val="bottom"/>
          </w:tcPr>
          <w:p w14:paraId="31E9D86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scaffold0001</w:t>
            </w:r>
          </w:p>
        </w:tc>
        <w:tc>
          <w:tcPr>
            <w:tcW w:w="1132" w:type="dxa"/>
            <w:shd w:val="clear" w:color="auto" w:fill="FDF7B7"/>
            <w:vAlign w:val="bottom"/>
          </w:tcPr>
          <w:p w14:paraId="732093A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7702</w:t>
            </w:r>
          </w:p>
        </w:tc>
        <w:tc>
          <w:tcPr>
            <w:tcW w:w="1132" w:type="dxa"/>
            <w:shd w:val="clear" w:color="auto" w:fill="FDF7B7"/>
            <w:vAlign w:val="bottom"/>
          </w:tcPr>
          <w:p w14:paraId="43CD678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9727</w:t>
            </w:r>
          </w:p>
        </w:tc>
        <w:tc>
          <w:tcPr>
            <w:tcW w:w="2052" w:type="dxa"/>
            <w:shd w:val="clear" w:color="auto" w:fill="FDF7B7"/>
            <w:vAlign w:val="bottom"/>
          </w:tcPr>
          <w:p w14:paraId="3A0880D4"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AAACCCATCA</w:t>
            </w:r>
          </w:p>
        </w:tc>
        <w:tc>
          <w:tcPr>
            <w:tcW w:w="2192" w:type="dxa"/>
            <w:shd w:val="clear" w:color="auto" w:fill="FDF7B7"/>
            <w:vAlign w:val="bottom"/>
          </w:tcPr>
          <w:p w14:paraId="73430AF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7702</w:t>
            </w:r>
          </w:p>
        </w:tc>
        <w:tc>
          <w:tcPr>
            <w:tcW w:w="1094" w:type="dxa"/>
            <w:shd w:val="clear" w:color="auto" w:fill="FDF7B7"/>
            <w:vAlign w:val="bottom"/>
          </w:tcPr>
          <w:p w14:paraId="6E09CB8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2025</w:t>
            </w:r>
          </w:p>
        </w:tc>
      </w:tr>
      <w:tr w:rsidR="000F2F59" w:rsidRPr="001504F8" w14:paraId="0F0A047D" w14:textId="77777777" w:rsidTr="0009108B">
        <w:tblPrEx>
          <w:tblBorders>
            <w:top w:val="none" w:sz="0" w:space="0" w:color="auto"/>
          </w:tblBorders>
        </w:tblPrEx>
        <w:trPr>
          <w:trHeight w:val="290"/>
        </w:trPr>
        <w:tc>
          <w:tcPr>
            <w:tcW w:w="1742" w:type="dxa"/>
            <w:shd w:val="clear" w:color="auto" w:fill="FDF7B7"/>
            <w:vAlign w:val="bottom"/>
          </w:tcPr>
          <w:p w14:paraId="4F1CC81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scaffold0192</w:t>
            </w:r>
          </w:p>
        </w:tc>
        <w:tc>
          <w:tcPr>
            <w:tcW w:w="1132" w:type="dxa"/>
            <w:shd w:val="clear" w:color="auto" w:fill="FDF7B7"/>
            <w:vAlign w:val="bottom"/>
          </w:tcPr>
          <w:p w14:paraId="1E34F57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164482</w:t>
            </w:r>
          </w:p>
        </w:tc>
        <w:tc>
          <w:tcPr>
            <w:tcW w:w="1132" w:type="dxa"/>
            <w:shd w:val="clear" w:color="auto" w:fill="FDF7B7"/>
            <w:vAlign w:val="bottom"/>
          </w:tcPr>
          <w:p w14:paraId="70B9D1A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165621</w:t>
            </w:r>
          </w:p>
        </w:tc>
        <w:tc>
          <w:tcPr>
            <w:tcW w:w="2052" w:type="dxa"/>
            <w:shd w:val="clear" w:color="auto" w:fill="FDF7B7"/>
            <w:vAlign w:val="bottom"/>
          </w:tcPr>
          <w:p w14:paraId="23AC3A4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GGGTTTTGAT</w:t>
            </w:r>
          </w:p>
        </w:tc>
        <w:tc>
          <w:tcPr>
            <w:tcW w:w="2192" w:type="dxa"/>
            <w:shd w:val="clear" w:color="auto" w:fill="FDF7B7"/>
            <w:vAlign w:val="bottom"/>
          </w:tcPr>
          <w:p w14:paraId="2144642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49</w:t>
            </w:r>
          </w:p>
        </w:tc>
        <w:tc>
          <w:tcPr>
            <w:tcW w:w="1094" w:type="dxa"/>
            <w:shd w:val="clear" w:color="auto" w:fill="FDF7B7"/>
            <w:vAlign w:val="bottom"/>
          </w:tcPr>
          <w:p w14:paraId="57C3D68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1139</w:t>
            </w:r>
          </w:p>
        </w:tc>
      </w:tr>
      <w:tr w:rsidR="000F2F59" w:rsidRPr="001504F8" w14:paraId="5B5B631D" w14:textId="77777777" w:rsidTr="0009108B">
        <w:tblPrEx>
          <w:tblBorders>
            <w:top w:val="none" w:sz="0" w:space="0" w:color="auto"/>
          </w:tblBorders>
        </w:tblPrEx>
        <w:trPr>
          <w:trHeight w:val="290"/>
        </w:trPr>
        <w:tc>
          <w:tcPr>
            <w:tcW w:w="1742" w:type="dxa"/>
            <w:vAlign w:val="bottom"/>
          </w:tcPr>
          <w:p w14:paraId="0E5AE42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scaffold0343</w:t>
            </w:r>
          </w:p>
        </w:tc>
        <w:tc>
          <w:tcPr>
            <w:tcW w:w="1132" w:type="dxa"/>
            <w:vAlign w:val="bottom"/>
          </w:tcPr>
          <w:p w14:paraId="4FEFCDF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22767</w:t>
            </w:r>
          </w:p>
        </w:tc>
        <w:tc>
          <w:tcPr>
            <w:tcW w:w="1132" w:type="dxa"/>
            <w:vAlign w:val="bottom"/>
          </w:tcPr>
          <w:p w14:paraId="3DBC503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23510</w:t>
            </w:r>
          </w:p>
        </w:tc>
        <w:tc>
          <w:tcPr>
            <w:tcW w:w="2052" w:type="dxa"/>
            <w:vAlign w:val="bottom"/>
          </w:tcPr>
          <w:p w14:paraId="7C5F557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TTTTGATGGG</w:t>
            </w:r>
          </w:p>
        </w:tc>
        <w:tc>
          <w:tcPr>
            <w:tcW w:w="2192" w:type="dxa"/>
            <w:vAlign w:val="bottom"/>
          </w:tcPr>
          <w:p w14:paraId="705F2C4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22767</w:t>
            </w:r>
          </w:p>
        </w:tc>
        <w:tc>
          <w:tcPr>
            <w:tcW w:w="1094" w:type="dxa"/>
            <w:vAlign w:val="bottom"/>
          </w:tcPr>
          <w:p w14:paraId="0E33269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743</w:t>
            </w:r>
          </w:p>
        </w:tc>
      </w:tr>
      <w:tr w:rsidR="000F2F59" w:rsidRPr="001504F8" w14:paraId="4C0CA1CE" w14:textId="77777777" w:rsidTr="0009108B">
        <w:tblPrEx>
          <w:tblBorders>
            <w:top w:val="none" w:sz="0" w:space="0" w:color="auto"/>
          </w:tblBorders>
        </w:tblPrEx>
        <w:trPr>
          <w:trHeight w:val="307"/>
        </w:trPr>
        <w:tc>
          <w:tcPr>
            <w:tcW w:w="1742" w:type="dxa"/>
            <w:vAlign w:val="bottom"/>
          </w:tcPr>
          <w:p w14:paraId="5BF6329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scaffold0023</w:t>
            </w:r>
          </w:p>
        </w:tc>
        <w:tc>
          <w:tcPr>
            <w:tcW w:w="1132" w:type="dxa"/>
            <w:vAlign w:val="bottom"/>
          </w:tcPr>
          <w:p w14:paraId="0EFFA9A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54017</w:t>
            </w:r>
          </w:p>
        </w:tc>
        <w:tc>
          <w:tcPr>
            <w:tcW w:w="1132" w:type="dxa"/>
            <w:vAlign w:val="bottom"/>
          </w:tcPr>
          <w:p w14:paraId="011BC9C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54373</w:t>
            </w:r>
          </w:p>
        </w:tc>
        <w:tc>
          <w:tcPr>
            <w:tcW w:w="2052" w:type="dxa"/>
            <w:vAlign w:val="bottom"/>
          </w:tcPr>
          <w:p w14:paraId="2219936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vAlign w:val="bottom"/>
          </w:tcPr>
          <w:p w14:paraId="4A39307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54017</w:t>
            </w:r>
          </w:p>
        </w:tc>
        <w:tc>
          <w:tcPr>
            <w:tcW w:w="1094" w:type="dxa"/>
            <w:vAlign w:val="bottom"/>
          </w:tcPr>
          <w:p w14:paraId="0F04F3E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356</w:t>
            </w:r>
          </w:p>
        </w:tc>
      </w:tr>
      <w:tr w:rsidR="000F2F59" w:rsidRPr="001504F8" w14:paraId="3610D6C2" w14:textId="77777777" w:rsidTr="0009108B">
        <w:tblPrEx>
          <w:tblBorders>
            <w:top w:val="none" w:sz="0" w:space="0" w:color="auto"/>
          </w:tblBorders>
        </w:tblPrEx>
        <w:trPr>
          <w:trHeight w:val="307"/>
        </w:trPr>
        <w:tc>
          <w:tcPr>
            <w:tcW w:w="1742" w:type="dxa"/>
            <w:vAlign w:val="bottom"/>
          </w:tcPr>
          <w:p w14:paraId="1BA835F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scaffold0287</w:t>
            </w:r>
          </w:p>
        </w:tc>
        <w:tc>
          <w:tcPr>
            <w:tcW w:w="1132" w:type="dxa"/>
            <w:vAlign w:val="bottom"/>
          </w:tcPr>
          <w:p w14:paraId="1F2B7F0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57943</w:t>
            </w:r>
          </w:p>
        </w:tc>
        <w:tc>
          <w:tcPr>
            <w:tcW w:w="1132" w:type="dxa"/>
            <w:vAlign w:val="bottom"/>
          </w:tcPr>
          <w:p w14:paraId="62B41244"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58286</w:t>
            </w:r>
          </w:p>
        </w:tc>
        <w:tc>
          <w:tcPr>
            <w:tcW w:w="2052" w:type="dxa"/>
            <w:vAlign w:val="bottom"/>
          </w:tcPr>
          <w:p w14:paraId="312DB0C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ATGGGTTTTG</w:t>
            </w:r>
          </w:p>
        </w:tc>
        <w:tc>
          <w:tcPr>
            <w:tcW w:w="2192" w:type="dxa"/>
            <w:vAlign w:val="bottom"/>
          </w:tcPr>
          <w:p w14:paraId="40E4196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36758</w:t>
            </w:r>
          </w:p>
        </w:tc>
        <w:tc>
          <w:tcPr>
            <w:tcW w:w="1094" w:type="dxa"/>
            <w:vAlign w:val="bottom"/>
          </w:tcPr>
          <w:p w14:paraId="09AFBDC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343</w:t>
            </w:r>
          </w:p>
        </w:tc>
      </w:tr>
      <w:tr w:rsidR="000F2F59" w:rsidRPr="001504F8" w14:paraId="167B3C2B" w14:textId="77777777" w:rsidTr="0009108B">
        <w:tblPrEx>
          <w:tblBorders>
            <w:top w:val="none" w:sz="0" w:space="0" w:color="auto"/>
          </w:tblBorders>
        </w:tblPrEx>
        <w:trPr>
          <w:trHeight w:val="290"/>
        </w:trPr>
        <w:tc>
          <w:tcPr>
            <w:tcW w:w="1742" w:type="dxa"/>
            <w:vAlign w:val="bottom"/>
          </w:tcPr>
          <w:p w14:paraId="3F0BAB4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scaffold0212</w:t>
            </w:r>
          </w:p>
        </w:tc>
        <w:tc>
          <w:tcPr>
            <w:tcW w:w="1132" w:type="dxa"/>
            <w:vAlign w:val="bottom"/>
          </w:tcPr>
          <w:p w14:paraId="3DB7156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65340</w:t>
            </w:r>
          </w:p>
        </w:tc>
        <w:tc>
          <w:tcPr>
            <w:tcW w:w="1132" w:type="dxa"/>
            <w:vAlign w:val="bottom"/>
          </w:tcPr>
          <w:p w14:paraId="33BD740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65622</w:t>
            </w:r>
          </w:p>
        </w:tc>
        <w:tc>
          <w:tcPr>
            <w:tcW w:w="2052" w:type="dxa"/>
            <w:vAlign w:val="bottom"/>
          </w:tcPr>
          <w:p w14:paraId="0619E9D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TTTTGATGGG</w:t>
            </w:r>
          </w:p>
        </w:tc>
        <w:tc>
          <w:tcPr>
            <w:tcW w:w="2192" w:type="dxa"/>
            <w:vAlign w:val="bottom"/>
          </w:tcPr>
          <w:p w14:paraId="2B2BE1A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65340</w:t>
            </w:r>
          </w:p>
        </w:tc>
        <w:tc>
          <w:tcPr>
            <w:tcW w:w="1094" w:type="dxa"/>
            <w:vAlign w:val="bottom"/>
          </w:tcPr>
          <w:p w14:paraId="4D7B83C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282</w:t>
            </w:r>
          </w:p>
        </w:tc>
      </w:tr>
      <w:tr w:rsidR="000F2F59" w:rsidRPr="001504F8" w14:paraId="7A125B58" w14:textId="77777777" w:rsidTr="0009108B">
        <w:tblPrEx>
          <w:tblBorders>
            <w:top w:val="none" w:sz="0" w:space="0" w:color="auto"/>
          </w:tblBorders>
        </w:tblPrEx>
        <w:trPr>
          <w:trHeight w:val="290"/>
        </w:trPr>
        <w:tc>
          <w:tcPr>
            <w:tcW w:w="1742" w:type="dxa"/>
            <w:vAlign w:val="bottom"/>
          </w:tcPr>
          <w:p w14:paraId="10BFED0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scaffold0093</w:t>
            </w:r>
          </w:p>
        </w:tc>
        <w:tc>
          <w:tcPr>
            <w:tcW w:w="1132" w:type="dxa"/>
            <w:vAlign w:val="bottom"/>
          </w:tcPr>
          <w:p w14:paraId="2DF5E4B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201990</w:t>
            </w:r>
          </w:p>
        </w:tc>
        <w:tc>
          <w:tcPr>
            <w:tcW w:w="1132" w:type="dxa"/>
            <w:vAlign w:val="bottom"/>
          </w:tcPr>
          <w:p w14:paraId="4D54F86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202227</w:t>
            </w:r>
          </w:p>
        </w:tc>
        <w:tc>
          <w:tcPr>
            <w:tcW w:w="2052" w:type="dxa"/>
            <w:vAlign w:val="bottom"/>
          </w:tcPr>
          <w:p w14:paraId="4FCA8E2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TTGATGGGTT</w:t>
            </w:r>
          </w:p>
        </w:tc>
        <w:tc>
          <w:tcPr>
            <w:tcW w:w="2192" w:type="dxa"/>
            <w:vAlign w:val="bottom"/>
          </w:tcPr>
          <w:p w14:paraId="28BBC52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107275</w:t>
            </w:r>
          </w:p>
        </w:tc>
        <w:tc>
          <w:tcPr>
            <w:tcW w:w="1094" w:type="dxa"/>
            <w:vAlign w:val="bottom"/>
          </w:tcPr>
          <w:p w14:paraId="46886834"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237</w:t>
            </w:r>
          </w:p>
        </w:tc>
      </w:tr>
      <w:tr w:rsidR="000F2F59" w:rsidRPr="001504F8" w14:paraId="6B8AB9B8" w14:textId="77777777" w:rsidTr="0009108B">
        <w:tblPrEx>
          <w:tblBorders>
            <w:top w:val="none" w:sz="0" w:space="0" w:color="auto"/>
          </w:tblBorders>
        </w:tblPrEx>
        <w:trPr>
          <w:trHeight w:val="307"/>
        </w:trPr>
        <w:tc>
          <w:tcPr>
            <w:tcW w:w="1742" w:type="dxa"/>
            <w:vAlign w:val="bottom"/>
          </w:tcPr>
          <w:p w14:paraId="2D47319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scaffold0072</w:t>
            </w:r>
          </w:p>
        </w:tc>
        <w:tc>
          <w:tcPr>
            <w:tcW w:w="1132" w:type="dxa"/>
            <w:vAlign w:val="bottom"/>
          </w:tcPr>
          <w:p w14:paraId="1F47043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51074</w:t>
            </w:r>
          </w:p>
        </w:tc>
        <w:tc>
          <w:tcPr>
            <w:tcW w:w="1132" w:type="dxa"/>
            <w:vAlign w:val="bottom"/>
          </w:tcPr>
          <w:p w14:paraId="027983F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51288</w:t>
            </w:r>
          </w:p>
        </w:tc>
        <w:tc>
          <w:tcPr>
            <w:tcW w:w="2052" w:type="dxa"/>
            <w:vAlign w:val="bottom"/>
          </w:tcPr>
          <w:p w14:paraId="0AC7F68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TGGGTTTTGA</w:t>
            </w:r>
          </w:p>
        </w:tc>
        <w:tc>
          <w:tcPr>
            <w:tcW w:w="2192" w:type="dxa"/>
            <w:vAlign w:val="bottom"/>
          </w:tcPr>
          <w:p w14:paraId="3449F03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51074</w:t>
            </w:r>
          </w:p>
        </w:tc>
        <w:tc>
          <w:tcPr>
            <w:tcW w:w="1094" w:type="dxa"/>
            <w:vAlign w:val="bottom"/>
          </w:tcPr>
          <w:p w14:paraId="1392386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214</w:t>
            </w:r>
          </w:p>
        </w:tc>
      </w:tr>
      <w:tr w:rsidR="000F2F59" w:rsidRPr="001504F8" w14:paraId="0F2A3593" w14:textId="77777777" w:rsidTr="0009108B">
        <w:tblPrEx>
          <w:tblBorders>
            <w:top w:val="none" w:sz="0" w:space="0" w:color="auto"/>
          </w:tblBorders>
        </w:tblPrEx>
        <w:trPr>
          <w:trHeight w:val="307"/>
        </w:trPr>
        <w:tc>
          <w:tcPr>
            <w:tcW w:w="1742" w:type="dxa"/>
            <w:vAlign w:val="bottom"/>
          </w:tcPr>
          <w:p w14:paraId="4403B86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scaffold0070</w:t>
            </w:r>
          </w:p>
        </w:tc>
        <w:tc>
          <w:tcPr>
            <w:tcW w:w="1132" w:type="dxa"/>
            <w:vAlign w:val="bottom"/>
          </w:tcPr>
          <w:p w14:paraId="5DC6F11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189916</w:t>
            </w:r>
          </w:p>
        </w:tc>
        <w:tc>
          <w:tcPr>
            <w:tcW w:w="1132" w:type="dxa"/>
            <w:vAlign w:val="bottom"/>
          </w:tcPr>
          <w:p w14:paraId="341C8BE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190113</w:t>
            </w:r>
          </w:p>
        </w:tc>
        <w:tc>
          <w:tcPr>
            <w:tcW w:w="2052" w:type="dxa"/>
            <w:vAlign w:val="bottom"/>
          </w:tcPr>
          <w:p w14:paraId="462FD06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CATCAAAACC</w:t>
            </w:r>
          </w:p>
        </w:tc>
        <w:tc>
          <w:tcPr>
            <w:tcW w:w="2192" w:type="dxa"/>
            <w:vAlign w:val="bottom"/>
          </w:tcPr>
          <w:p w14:paraId="335A845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189916</w:t>
            </w:r>
          </w:p>
        </w:tc>
        <w:tc>
          <w:tcPr>
            <w:tcW w:w="1094" w:type="dxa"/>
            <w:vAlign w:val="bottom"/>
          </w:tcPr>
          <w:p w14:paraId="3294BD2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197</w:t>
            </w:r>
          </w:p>
        </w:tc>
      </w:tr>
      <w:tr w:rsidR="000F2F59" w:rsidRPr="001504F8" w14:paraId="7807A342" w14:textId="77777777" w:rsidTr="0009108B">
        <w:tblPrEx>
          <w:tblBorders>
            <w:top w:val="none" w:sz="0" w:space="0" w:color="auto"/>
          </w:tblBorders>
        </w:tblPrEx>
        <w:trPr>
          <w:trHeight w:val="290"/>
        </w:trPr>
        <w:tc>
          <w:tcPr>
            <w:tcW w:w="1742" w:type="dxa"/>
            <w:vAlign w:val="bottom"/>
          </w:tcPr>
          <w:p w14:paraId="6156142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scaffold0031</w:t>
            </w:r>
          </w:p>
        </w:tc>
        <w:tc>
          <w:tcPr>
            <w:tcW w:w="1132" w:type="dxa"/>
            <w:vAlign w:val="bottom"/>
          </w:tcPr>
          <w:p w14:paraId="3E500E8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383706</w:t>
            </w:r>
          </w:p>
        </w:tc>
        <w:tc>
          <w:tcPr>
            <w:tcW w:w="1132" w:type="dxa"/>
            <w:vAlign w:val="bottom"/>
          </w:tcPr>
          <w:p w14:paraId="2049721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383897</w:t>
            </w:r>
          </w:p>
        </w:tc>
        <w:tc>
          <w:tcPr>
            <w:tcW w:w="2052" w:type="dxa"/>
            <w:vAlign w:val="bottom"/>
          </w:tcPr>
          <w:p w14:paraId="3CAB70B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GATGGGTTTT</w:t>
            </w:r>
          </w:p>
        </w:tc>
        <w:tc>
          <w:tcPr>
            <w:tcW w:w="2192" w:type="dxa"/>
            <w:vAlign w:val="bottom"/>
          </w:tcPr>
          <w:p w14:paraId="180F0BF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227004</w:t>
            </w:r>
          </w:p>
        </w:tc>
        <w:tc>
          <w:tcPr>
            <w:tcW w:w="1094" w:type="dxa"/>
            <w:vAlign w:val="bottom"/>
          </w:tcPr>
          <w:p w14:paraId="144A0DF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191</w:t>
            </w:r>
          </w:p>
        </w:tc>
      </w:tr>
      <w:tr w:rsidR="000F2F59" w:rsidRPr="001504F8" w14:paraId="45CC4586" w14:textId="77777777" w:rsidTr="0009108B">
        <w:tblPrEx>
          <w:tblBorders>
            <w:top w:val="none" w:sz="0" w:space="0" w:color="auto"/>
          </w:tblBorders>
        </w:tblPrEx>
        <w:trPr>
          <w:trHeight w:val="290"/>
        </w:trPr>
        <w:tc>
          <w:tcPr>
            <w:tcW w:w="1742" w:type="dxa"/>
            <w:vAlign w:val="bottom"/>
          </w:tcPr>
          <w:p w14:paraId="580F20F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scaffold0090</w:t>
            </w:r>
          </w:p>
        </w:tc>
        <w:tc>
          <w:tcPr>
            <w:tcW w:w="1132" w:type="dxa"/>
            <w:vAlign w:val="bottom"/>
          </w:tcPr>
          <w:p w14:paraId="576FDB6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105640</w:t>
            </w:r>
          </w:p>
        </w:tc>
        <w:tc>
          <w:tcPr>
            <w:tcW w:w="1132" w:type="dxa"/>
            <w:vAlign w:val="bottom"/>
          </w:tcPr>
          <w:p w14:paraId="7941B39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105790</w:t>
            </w:r>
          </w:p>
        </w:tc>
        <w:tc>
          <w:tcPr>
            <w:tcW w:w="2052" w:type="dxa"/>
            <w:vAlign w:val="bottom"/>
          </w:tcPr>
          <w:p w14:paraId="6892D31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TCAAAACCCA</w:t>
            </w:r>
          </w:p>
        </w:tc>
        <w:tc>
          <w:tcPr>
            <w:tcW w:w="2192" w:type="dxa"/>
            <w:vAlign w:val="bottom"/>
          </w:tcPr>
          <w:p w14:paraId="63B9C8B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105640</w:t>
            </w:r>
          </w:p>
        </w:tc>
        <w:tc>
          <w:tcPr>
            <w:tcW w:w="1094" w:type="dxa"/>
            <w:vAlign w:val="bottom"/>
          </w:tcPr>
          <w:p w14:paraId="6956E64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150</w:t>
            </w:r>
          </w:p>
        </w:tc>
      </w:tr>
      <w:tr w:rsidR="000F2F59" w:rsidRPr="001504F8" w14:paraId="62E59F4E" w14:textId="77777777" w:rsidTr="0009108B">
        <w:tblPrEx>
          <w:tblBorders>
            <w:top w:val="none" w:sz="0" w:space="0" w:color="auto"/>
          </w:tblBorders>
        </w:tblPrEx>
        <w:trPr>
          <w:trHeight w:val="290"/>
        </w:trPr>
        <w:tc>
          <w:tcPr>
            <w:tcW w:w="1742" w:type="dxa"/>
            <w:vAlign w:val="bottom"/>
          </w:tcPr>
          <w:p w14:paraId="4893ED7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scaffold0092</w:t>
            </w:r>
          </w:p>
        </w:tc>
        <w:tc>
          <w:tcPr>
            <w:tcW w:w="1132" w:type="dxa"/>
            <w:vAlign w:val="bottom"/>
          </w:tcPr>
          <w:p w14:paraId="6E09A22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52492</w:t>
            </w:r>
          </w:p>
        </w:tc>
        <w:tc>
          <w:tcPr>
            <w:tcW w:w="1132" w:type="dxa"/>
            <w:vAlign w:val="bottom"/>
          </w:tcPr>
          <w:p w14:paraId="029EADA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52623</w:t>
            </w:r>
          </w:p>
        </w:tc>
        <w:tc>
          <w:tcPr>
            <w:tcW w:w="2052" w:type="dxa"/>
            <w:vAlign w:val="bottom"/>
          </w:tcPr>
          <w:p w14:paraId="1C78A055"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ATGGGTTTTG</w:t>
            </w:r>
          </w:p>
        </w:tc>
        <w:tc>
          <w:tcPr>
            <w:tcW w:w="2192" w:type="dxa"/>
            <w:vAlign w:val="bottom"/>
          </w:tcPr>
          <w:p w14:paraId="5AABAD5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52492</w:t>
            </w:r>
          </w:p>
        </w:tc>
        <w:tc>
          <w:tcPr>
            <w:tcW w:w="1094" w:type="dxa"/>
            <w:vAlign w:val="bottom"/>
          </w:tcPr>
          <w:p w14:paraId="072649B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131</w:t>
            </w:r>
          </w:p>
        </w:tc>
      </w:tr>
      <w:tr w:rsidR="000F2F59" w:rsidRPr="001504F8" w14:paraId="79708906" w14:textId="77777777" w:rsidTr="0009108B">
        <w:tblPrEx>
          <w:tblBorders>
            <w:top w:val="none" w:sz="0" w:space="0" w:color="auto"/>
          </w:tblBorders>
        </w:tblPrEx>
        <w:trPr>
          <w:trHeight w:val="307"/>
        </w:trPr>
        <w:tc>
          <w:tcPr>
            <w:tcW w:w="1742" w:type="dxa"/>
            <w:vAlign w:val="bottom"/>
          </w:tcPr>
          <w:p w14:paraId="1E1D6049"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scaffold0005</w:t>
            </w:r>
          </w:p>
        </w:tc>
        <w:tc>
          <w:tcPr>
            <w:tcW w:w="1132" w:type="dxa"/>
            <w:vAlign w:val="bottom"/>
          </w:tcPr>
          <w:p w14:paraId="6803880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3799</w:t>
            </w:r>
          </w:p>
        </w:tc>
        <w:tc>
          <w:tcPr>
            <w:tcW w:w="1132" w:type="dxa"/>
            <w:vAlign w:val="bottom"/>
          </w:tcPr>
          <w:p w14:paraId="6A86D85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3922</w:t>
            </w:r>
          </w:p>
        </w:tc>
        <w:tc>
          <w:tcPr>
            <w:tcW w:w="2052" w:type="dxa"/>
            <w:vAlign w:val="bottom"/>
          </w:tcPr>
          <w:p w14:paraId="5225C92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vAlign w:val="bottom"/>
          </w:tcPr>
          <w:p w14:paraId="0EA3F289"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3799</w:t>
            </w:r>
          </w:p>
        </w:tc>
        <w:tc>
          <w:tcPr>
            <w:tcW w:w="1094" w:type="dxa"/>
            <w:vAlign w:val="bottom"/>
          </w:tcPr>
          <w:p w14:paraId="429C18C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123</w:t>
            </w:r>
          </w:p>
        </w:tc>
      </w:tr>
      <w:tr w:rsidR="000F2F59" w:rsidRPr="001504F8" w14:paraId="285F50C1" w14:textId="77777777" w:rsidTr="0009108B">
        <w:tblPrEx>
          <w:tblBorders>
            <w:top w:val="none" w:sz="0" w:space="0" w:color="auto"/>
          </w:tblBorders>
        </w:tblPrEx>
        <w:trPr>
          <w:trHeight w:val="307"/>
        </w:trPr>
        <w:tc>
          <w:tcPr>
            <w:tcW w:w="1742" w:type="dxa"/>
            <w:vAlign w:val="bottom"/>
          </w:tcPr>
          <w:p w14:paraId="6D45A47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scaffold0036</w:t>
            </w:r>
          </w:p>
        </w:tc>
        <w:tc>
          <w:tcPr>
            <w:tcW w:w="1132" w:type="dxa"/>
            <w:vAlign w:val="bottom"/>
          </w:tcPr>
          <w:p w14:paraId="23C42C4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185539</w:t>
            </w:r>
          </w:p>
        </w:tc>
        <w:tc>
          <w:tcPr>
            <w:tcW w:w="1132" w:type="dxa"/>
            <w:vAlign w:val="bottom"/>
          </w:tcPr>
          <w:p w14:paraId="37E248D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185660</w:t>
            </w:r>
          </w:p>
        </w:tc>
        <w:tc>
          <w:tcPr>
            <w:tcW w:w="2052" w:type="dxa"/>
            <w:vAlign w:val="bottom"/>
          </w:tcPr>
          <w:p w14:paraId="7F109B9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vAlign w:val="bottom"/>
          </w:tcPr>
          <w:p w14:paraId="3B2EFBD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185539</w:t>
            </w:r>
          </w:p>
        </w:tc>
        <w:tc>
          <w:tcPr>
            <w:tcW w:w="1094" w:type="dxa"/>
            <w:vAlign w:val="bottom"/>
          </w:tcPr>
          <w:p w14:paraId="1480B2F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121</w:t>
            </w:r>
          </w:p>
        </w:tc>
      </w:tr>
      <w:tr w:rsidR="000F2F59" w:rsidRPr="001504F8" w14:paraId="5131B3A7" w14:textId="77777777" w:rsidTr="0009108B">
        <w:tblPrEx>
          <w:tblBorders>
            <w:top w:val="none" w:sz="0" w:space="0" w:color="auto"/>
          </w:tblBorders>
        </w:tblPrEx>
        <w:trPr>
          <w:trHeight w:val="290"/>
        </w:trPr>
        <w:tc>
          <w:tcPr>
            <w:tcW w:w="1742" w:type="dxa"/>
            <w:vAlign w:val="bottom"/>
          </w:tcPr>
          <w:p w14:paraId="6BA9C27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scaffold0036</w:t>
            </w:r>
          </w:p>
        </w:tc>
        <w:tc>
          <w:tcPr>
            <w:tcW w:w="1132" w:type="dxa"/>
            <w:vAlign w:val="bottom"/>
          </w:tcPr>
          <w:p w14:paraId="6A9664E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17528</w:t>
            </w:r>
          </w:p>
        </w:tc>
        <w:tc>
          <w:tcPr>
            <w:tcW w:w="1132" w:type="dxa"/>
            <w:vAlign w:val="bottom"/>
          </w:tcPr>
          <w:p w14:paraId="26AB220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17649</w:t>
            </w:r>
          </w:p>
        </w:tc>
        <w:tc>
          <w:tcPr>
            <w:tcW w:w="2052" w:type="dxa"/>
            <w:vAlign w:val="bottom"/>
          </w:tcPr>
          <w:p w14:paraId="0E455464"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vAlign w:val="bottom"/>
          </w:tcPr>
          <w:p w14:paraId="14C33EB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17528</w:t>
            </w:r>
          </w:p>
        </w:tc>
        <w:tc>
          <w:tcPr>
            <w:tcW w:w="1094" w:type="dxa"/>
            <w:vAlign w:val="bottom"/>
          </w:tcPr>
          <w:p w14:paraId="214AE4A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121</w:t>
            </w:r>
          </w:p>
        </w:tc>
      </w:tr>
      <w:tr w:rsidR="000F2F59" w:rsidRPr="001504F8" w14:paraId="24866531" w14:textId="77777777" w:rsidTr="0009108B">
        <w:tblPrEx>
          <w:tblBorders>
            <w:top w:val="none" w:sz="0" w:space="0" w:color="auto"/>
          </w:tblBorders>
        </w:tblPrEx>
        <w:trPr>
          <w:trHeight w:val="290"/>
        </w:trPr>
        <w:tc>
          <w:tcPr>
            <w:tcW w:w="1742" w:type="dxa"/>
            <w:vAlign w:val="bottom"/>
          </w:tcPr>
          <w:p w14:paraId="7AC5EC39"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scaffold0070</w:t>
            </w:r>
          </w:p>
        </w:tc>
        <w:tc>
          <w:tcPr>
            <w:tcW w:w="1132" w:type="dxa"/>
            <w:vAlign w:val="bottom"/>
          </w:tcPr>
          <w:p w14:paraId="16044FC1"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137262</w:t>
            </w:r>
          </w:p>
        </w:tc>
        <w:tc>
          <w:tcPr>
            <w:tcW w:w="1132" w:type="dxa"/>
            <w:vAlign w:val="bottom"/>
          </w:tcPr>
          <w:p w14:paraId="3E745B2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137380</w:t>
            </w:r>
          </w:p>
        </w:tc>
        <w:tc>
          <w:tcPr>
            <w:tcW w:w="2052" w:type="dxa"/>
            <w:vAlign w:val="bottom"/>
          </w:tcPr>
          <w:p w14:paraId="10D8EDC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AAACCCATCA</w:t>
            </w:r>
          </w:p>
        </w:tc>
        <w:tc>
          <w:tcPr>
            <w:tcW w:w="2192" w:type="dxa"/>
            <w:vAlign w:val="bottom"/>
          </w:tcPr>
          <w:p w14:paraId="6D2707F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137262</w:t>
            </w:r>
          </w:p>
        </w:tc>
        <w:tc>
          <w:tcPr>
            <w:tcW w:w="1094" w:type="dxa"/>
            <w:vAlign w:val="bottom"/>
          </w:tcPr>
          <w:p w14:paraId="0D6987AB"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118</w:t>
            </w:r>
          </w:p>
        </w:tc>
      </w:tr>
      <w:tr w:rsidR="000F2F59" w:rsidRPr="001504F8" w14:paraId="6B0A9830" w14:textId="77777777" w:rsidTr="0009108B">
        <w:tblPrEx>
          <w:tblBorders>
            <w:top w:val="none" w:sz="0" w:space="0" w:color="auto"/>
          </w:tblBorders>
        </w:tblPrEx>
        <w:trPr>
          <w:trHeight w:val="290"/>
        </w:trPr>
        <w:tc>
          <w:tcPr>
            <w:tcW w:w="1742" w:type="dxa"/>
            <w:vAlign w:val="bottom"/>
          </w:tcPr>
          <w:p w14:paraId="52E4D9D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scaffold0117</w:t>
            </w:r>
          </w:p>
        </w:tc>
        <w:tc>
          <w:tcPr>
            <w:tcW w:w="1132" w:type="dxa"/>
            <w:vAlign w:val="bottom"/>
          </w:tcPr>
          <w:p w14:paraId="30872E62"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133706</w:t>
            </w:r>
          </w:p>
        </w:tc>
        <w:tc>
          <w:tcPr>
            <w:tcW w:w="1132" w:type="dxa"/>
            <w:vAlign w:val="bottom"/>
          </w:tcPr>
          <w:p w14:paraId="4D0B2E6E"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133813</w:t>
            </w:r>
          </w:p>
        </w:tc>
        <w:tc>
          <w:tcPr>
            <w:tcW w:w="2052" w:type="dxa"/>
            <w:vAlign w:val="bottom"/>
          </w:tcPr>
          <w:p w14:paraId="41012114"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vAlign w:val="bottom"/>
          </w:tcPr>
          <w:p w14:paraId="635EE46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120682</w:t>
            </w:r>
          </w:p>
        </w:tc>
        <w:tc>
          <w:tcPr>
            <w:tcW w:w="1094" w:type="dxa"/>
            <w:vAlign w:val="bottom"/>
          </w:tcPr>
          <w:p w14:paraId="4A6DA2C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107</w:t>
            </w:r>
          </w:p>
        </w:tc>
      </w:tr>
      <w:tr w:rsidR="000F2F59" w:rsidRPr="001504F8" w14:paraId="5659B991" w14:textId="77777777" w:rsidTr="0009108B">
        <w:tblPrEx>
          <w:tblBorders>
            <w:top w:val="none" w:sz="0" w:space="0" w:color="auto"/>
          </w:tblBorders>
        </w:tblPrEx>
        <w:trPr>
          <w:trHeight w:val="307"/>
        </w:trPr>
        <w:tc>
          <w:tcPr>
            <w:tcW w:w="1742" w:type="dxa"/>
            <w:vAlign w:val="bottom"/>
          </w:tcPr>
          <w:p w14:paraId="107D58D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scaffold0171</w:t>
            </w:r>
          </w:p>
        </w:tc>
        <w:tc>
          <w:tcPr>
            <w:tcW w:w="1132" w:type="dxa"/>
            <w:vAlign w:val="bottom"/>
          </w:tcPr>
          <w:p w14:paraId="33C6A74C"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121075</w:t>
            </w:r>
          </w:p>
        </w:tc>
        <w:tc>
          <w:tcPr>
            <w:tcW w:w="1132" w:type="dxa"/>
            <w:vAlign w:val="bottom"/>
          </w:tcPr>
          <w:p w14:paraId="670CCB0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121176</w:t>
            </w:r>
          </w:p>
        </w:tc>
        <w:tc>
          <w:tcPr>
            <w:tcW w:w="2052" w:type="dxa"/>
            <w:vAlign w:val="bottom"/>
          </w:tcPr>
          <w:p w14:paraId="70D4A846"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AAACCCATCA</w:t>
            </w:r>
          </w:p>
        </w:tc>
        <w:tc>
          <w:tcPr>
            <w:tcW w:w="2192" w:type="dxa"/>
            <w:vAlign w:val="bottom"/>
          </w:tcPr>
          <w:p w14:paraId="2948672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66249</w:t>
            </w:r>
          </w:p>
        </w:tc>
        <w:tc>
          <w:tcPr>
            <w:tcW w:w="1094" w:type="dxa"/>
            <w:vAlign w:val="bottom"/>
          </w:tcPr>
          <w:p w14:paraId="59A97E28"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101</w:t>
            </w:r>
          </w:p>
        </w:tc>
      </w:tr>
      <w:tr w:rsidR="000F2F59" w:rsidRPr="001504F8" w14:paraId="6CE68F27" w14:textId="77777777" w:rsidTr="0009108B">
        <w:trPr>
          <w:trHeight w:val="307"/>
        </w:trPr>
        <w:tc>
          <w:tcPr>
            <w:tcW w:w="1742" w:type="dxa"/>
            <w:tcBorders>
              <w:bottom w:val="single" w:sz="12" w:space="0" w:color="auto"/>
            </w:tcBorders>
            <w:vAlign w:val="bottom"/>
          </w:tcPr>
          <w:p w14:paraId="4B30E53D"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scaffold0268</w:t>
            </w:r>
          </w:p>
        </w:tc>
        <w:tc>
          <w:tcPr>
            <w:tcW w:w="1132" w:type="dxa"/>
            <w:tcBorders>
              <w:bottom w:val="single" w:sz="12" w:space="0" w:color="auto"/>
            </w:tcBorders>
            <w:vAlign w:val="bottom"/>
          </w:tcPr>
          <w:p w14:paraId="2DD72EC7"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65742</w:t>
            </w:r>
          </w:p>
        </w:tc>
        <w:tc>
          <w:tcPr>
            <w:tcW w:w="1132" w:type="dxa"/>
            <w:tcBorders>
              <w:bottom w:val="single" w:sz="12" w:space="0" w:color="auto"/>
            </w:tcBorders>
            <w:vAlign w:val="bottom"/>
          </w:tcPr>
          <w:p w14:paraId="332A4510"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65843</w:t>
            </w:r>
          </w:p>
        </w:tc>
        <w:tc>
          <w:tcPr>
            <w:tcW w:w="2052" w:type="dxa"/>
            <w:tcBorders>
              <w:bottom w:val="single" w:sz="12" w:space="0" w:color="auto"/>
            </w:tcBorders>
            <w:vAlign w:val="bottom"/>
          </w:tcPr>
          <w:p w14:paraId="77A83633"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ATCAAAACCC</w:t>
            </w:r>
          </w:p>
        </w:tc>
        <w:tc>
          <w:tcPr>
            <w:tcW w:w="2192" w:type="dxa"/>
            <w:tcBorders>
              <w:bottom w:val="single" w:sz="12" w:space="0" w:color="auto"/>
            </w:tcBorders>
            <w:vAlign w:val="bottom"/>
          </w:tcPr>
          <w:p w14:paraId="0B3435FF"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36714</w:t>
            </w:r>
          </w:p>
        </w:tc>
        <w:tc>
          <w:tcPr>
            <w:tcW w:w="1094" w:type="dxa"/>
            <w:tcBorders>
              <w:bottom w:val="single" w:sz="12" w:space="0" w:color="auto"/>
            </w:tcBorders>
            <w:vAlign w:val="bottom"/>
          </w:tcPr>
          <w:p w14:paraId="6D0827AA" w14:textId="77777777" w:rsidR="000F2F59" w:rsidRPr="001504F8" w:rsidRDefault="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18"/>
              </w:rPr>
            </w:pPr>
            <w:r w:rsidRPr="001504F8">
              <w:rPr>
                <w:rFonts w:ascii="Gill Sans" w:hAnsi="Gill Sans" w:cs="Gill Sans"/>
                <w:sz w:val="20"/>
                <w:szCs w:val="18"/>
              </w:rPr>
              <w:t>101</w:t>
            </w:r>
          </w:p>
        </w:tc>
      </w:tr>
    </w:tbl>
    <w:p w14:paraId="13A5F1ED" w14:textId="77777777" w:rsidR="000F2F59" w:rsidRPr="001504F8" w:rsidRDefault="000F2F59" w:rsidP="00D82ACF">
      <w:pPr>
        <w:pStyle w:val="Normal1"/>
      </w:pPr>
    </w:p>
    <w:p w14:paraId="1B3EABBD" w14:textId="3A42E3E3" w:rsidR="00D82ACF" w:rsidRPr="001504F8" w:rsidRDefault="001504F8" w:rsidP="00624F76">
      <w:pPr>
        <w:pStyle w:val="Normal1"/>
      </w:pPr>
      <w:r>
        <w:t xml:space="preserve">* </w:t>
      </w:r>
      <w:r w:rsidR="0009108B" w:rsidRPr="001504F8">
        <w:t xml:space="preserve">Regions close to scaffold ends </w:t>
      </w:r>
      <w:r w:rsidR="00624F76" w:rsidRPr="001504F8">
        <w:t xml:space="preserve">are highlighted </w:t>
      </w:r>
      <w:r w:rsidR="0009108B" w:rsidRPr="001504F8">
        <w:t>in yellow; the</w:t>
      </w:r>
      <w:r w:rsidR="00624F76" w:rsidRPr="001504F8">
        <w:t>se</w:t>
      </w:r>
      <w:r w:rsidR="0009108B" w:rsidRPr="001504F8">
        <w:t xml:space="preserve"> may represent telomeric ends.</w:t>
      </w:r>
    </w:p>
    <w:p w14:paraId="6859EB59" w14:textId="30265B78" w:rsidR="00D82ACF" w:rsidRPr="001504F8" w:rsidRDefault="00D82ACF" w:rsidP="00D82ACF">
      <w:pPr>
        <w:pStyle w:val="Normal1"/>
      </w:pPr>
      <w:r w:rsidRPr="001504F8">
        <w:br w:type="page"/>
      </w:r>
    </w:p>
    <w:p w14:paraId="798E81EF" w14:textId="69CA4A10" w:rsidR="000F2F59" w:rsidRPr="001504F8" w:rsidRDefault="000F2F59" w:rsidP="00C471EB">
      <w:pPr>
        <w:pStyle w:val="af4"/>
        <w:rPr>
          <w:rFonts w:ascii="Gill Sans" w:hAnsi="Gill Sans" w:cs="Gill Sans"/>
        </w:rPr>
      </w:pPr>
      <w:bookmarkStart w:id="12" w:name="_Toc349221910"/>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5</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w:t>
      </w:r>
      <w:r w:rsidR="003E0AA7" w:rsidRPr="001504F8">
        <w:rPr>
          <w:rFonts w:ascii="Gill Sans" w:hAnsi="Gill Sans" w:cs="Gill Sans"/>
        </w:rPr>
        <w:t>M</w:t>
      </w:r>
      <w:r w:rsidRPr="001504F8">
        <w:rPr>
          <w:rFonts w:ascii="Gill Sans" w:hAnsi="Gill Sans" w:cs="Gill Sans"/>
        </w:rPr>
        <w:t>apping</w:t>
      </w:r>
      <w:r w:rsidR="001504F8">
        <w:rPr>
          <w:rFonts w:ascii="Gill Sans" w:hAnsi="Gill Sans" w:cs="Gill Sans"/>
        </w:rPr>
        <w:t xml:space="preserve"> proportions</w:t>
      </w:r>
      <w:r w:rsidRPr="001504F8">
        <w:rPr>
          <w:rFonts w:ascii="Gill Sans" w:hAnsi="Gill Sans" w:cs="Gill Sans"/>
        </w:rPr>
        <w:t xml:space="preserve"> </w:t>
      </w:r>
      <w:r w:rsidR="001504F8">
        <w:rPr>
          <w:rFonts w:ascii="Gill Sans" w:hAnsi="Gill Sans" w:cs="Gill Sans"/>
        </w:rPr>
        <w:t>of</w:t>
      </w:r>
      <w:r w:rsidR="001504F8" w:rsidRPr="001504F8">
        <w:rPr>
          <w:rFonts w:ascii="Gill Sans" w:hAnsi="Gill Sans" w:cs="Gill Sans"/>
        </w:rPr>
        <w:t xml:space="preserve"> </w:t>
      </w:r>
      <w:r w:rsidRPr="001504F8">
        <w:rPr>
          <w:rFonts w:ascii="Gill Sans" w:hAnsi="Gill Sans" w:cs="Gill Sans"/>
        </w:rPr>
        <w:t>RNA-Seq data</w:t>
      </w:r>
      <w:bookmarkEnd w:id="12"/>
    </w:p>
    <w:p w14:paraId="623AD76E" w14:textId="77777777" w:rsidR="000F2F59" w:rsidRPr="001504F8" w:rsidRDefault="000F2F59" w:rsidP="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p w14:paraId="7C5A08A7" w14:textId="01A74D23" w:rsidR="000F2F59" w:rsidRDefault="000F2F59" w:rsidP="002C1C8D">
      <w:pPr>
        <w:pStyle w:val="Normal1"/>
      </w:pPr>
      <w:r w:rsidRPr="001504F8">
        <w:t>(A) Anhydrobiosis samples</w:t>
      </w:r>
    </w:p>
    <w:p w14:paraId="22C496E4" w14:textId="77777777" w:rsidR="001504F8" w:rsidRPr="001504F8" w:rsidRDefault="001504F8" w:rsidP="002C1C8D">
      <w:pPr>
        <w:pStyle w:val="Normal1"/>
      </w:pPr>
    </w:p>
    <w:tbl>
      <w:tblPr>
        <w:tblW w:w="0" w:type="auto"/>
        <w:tblBorders>
          <w:top w:val="nil"/>
          <w:left w:val="nil"/>
          <w:right w:val="nil"/>
        </w:tblBorders>
        <w:tblLayout w:type="fixed"/>
        <w:tblLook w:val="0000" w:firstRow="0" w:lastRow="0" w:firstColumn="0" w:lastColumn="0" w:noHBand="0" w:noVBand="0"/>
      </w:tblPr>
      <w:tblGrid>
        <w:gridCol w:w="1526"/>
        <w:gridCol w:w="2755"/>
        <w:gridCol w:w="2755"/>
        <w:gridCol w:w="2756"/>
      </w:tblGrid>
      <w:tr w:rsidR="000F2F59" w:rsidRPr="001504F8" w14:paraId="524260D1" w14:textId="77777777" w:rsidTr="00856131">
        <w:trPr>
          <w:trHeight w:val="288"/>
        </w:trPr>
        <w:tc>
          <w:tcPr>
            <w:tcW w:w="9792" w:type="dxa"/>
            <w:gridSpan w:val="4"/>
            <w:tcBorders>
              <w:top w:val="single" w:sz="12" w:space="0" w:color="auto"/>
              <w:bottom w:val="single" w:sz="4" w:space="0" w:color="auto"/>
            </w:tcBorders>
            <w:shd w:val="clear" w:color="auto" w:fill="E6E6E6"/>
            <w:vAlign w:val="center"/>
          </w:tcPr>
          <w:p w14:paraId="5750CFD7" w14:textId="1F8439C5" w:rsidR="000F2F59" w:rsidRPr="001504F8" w:rsidRDefault="000F2F59" w:rsidP="0037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b/>
                <w:i/>
                <w:kern w:val="1"/>
              </w:rPr>
            </w:pPr>
            <w:r w:rsidRPr="001504F8">
              <w:rPr>
                <w:rFonts w:ascii="Gill Sans" w:hAnsi="Gill Sans" w:cs="Gill Sans"/>
                <w:b/>
                <w:i/>
                <w:sz w:val="18"/>
                <w:szCs w:val="18"/>
              </w:rPr>
              <w:t>Hypsibius dujardini</w:t>
            </w:r>
          </w:p>
        </w:tc>
      </w:tr>
      <w:tr w:rsidR="001504F8" w:rsidRPr="001504F8" w14:paraId="4631F2FE" w14:textId="77777777" w:rsidTr="00177608">
        <w:trPr>
          <w:trHeight w:val="288"/>
        </w:trPr>
        <w:tc>
          <w:tcPr>
            <w:tcW w:w="1526" w:type="dxa"/>
            <w:tcBorders>
              <w:top w:val="single" w:sz="4" w:space="0" w:color="auto"/>
              <w:bottom w:val="nil"/>
            </w:tcBorders>
            <w:shd w:val="clear" w:color="auto" w:fill="F2F2F2" w:themeFill="background1" w:themeFillShade="F2"/>
            <w:vAlign w:val="center"/>
          </w:tcPr>
          <w:p w14:paraId="066790E0" w14:textId="1FAD70E1" w:rsidR="001504F8" w:rsidRPr="001504F8" w:rsidRDefault="001504F8" w:rsidP="0037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b/>
                <w:kern w:val="1"/>
              </w:rPr>
            </w:pPr>
            <w:r w:rsidRPr="001504F8">
              <w:rPr>
                <w:rFonts w:ascii="Gill Sans" w:hAnsi="Gill Sans" w:cs="Gill Sans"/>
                <w:b/>
                <w:sz w:val="18"/>
                <w:szCs w:val="18"/>
              </w:rPr>
              <w:t>10k Individuals</w:t>
            </w:r>
          </w:p>
        </w:tc>
        <w:tc>
          <w:tcPr>
            <w:tcW w:w="2755" w:type="dxa"/>
            <w:tcBorders>
              <w:top w:val="single" w:sz="4" w:space="0" w:color="auto"/>
              <w:bottom w:val="nil"/>
            </w:tcBorders>
            <w:shd w:val="clear" w:color="auto" w:fill="F2F2F2" w:themeFill="background1" w:themeFillShade="F2"/>
            <w:vAlign w:val="center"/>
          </w:tcPr>
          <w:p w14:paraId="4E2D82CB" w14:textId="276CECDA"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i/>
                <w:iCs/>
                <w:sz w:val="18"/>
                <w:szCs w:val="18"/>
              </w:rPr>
              <w:t xml:space="preserve">H. dujardini </w:t>
            </w:r>
            <w:r w:rsidRPr="001504F8">
              <w:rPr>
                <w:rFonts w:ascii="Gill Sans" w:hAnsi="Gill Sans" w:cs="Gill Sans"/>
                <w:sz w:val="18"/>
                <w:szCs w:val="18"/>
              </w:rPr>
              <w:t>transcriptome</w:t>
            </w:r>
          </w:p>
        </w:tc>
        <w:tc>
          <w:tcPr>
            <w:tcW w:w="2755" w:type="dxa"/>
            <w:tcBorders>
              <w:top w:val="single" w:sz="4" w:space="0" w:color="auto"/>
              <w:bottom w:val="nil"/>
            </w:tcBorders>
            <w:shd w:val="clear" w:color="auto" w:fill="F2F2F2" w:themeFill="background1" w:themeFillShade="F2"/>
            <w:vAlign w:val="center"/>
          </w:tcPr>
          <w:p w14:paraId="42FF8009" w14:textId="18C72E15"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i/>
                <w:iCs/>
                <w:sz w:val="18"/>
                <w:szCs w:val="18"/>
              </w:rPr>
              <w:t xml:space="preserve">H. dujardini </w:t>
            </w:r>
            <w:r w:rsidRPr="001504F8">
              <w:rPr>
                <w:rFonts w:ascii="Gill Sans" w:hAnsi="Gill Sans" w:cs="Gill Sans"/>
                <w:sz w:val="18"/>
                <w:szCs w:val="18"/>
              </w:rPr>
              <w:t>genome</w:t>
            </w:r>
          </w:p>
        </w:tc>
        <w:tc>
          <w:tcPr>
            <w:tcW w:w="2756" w:type="dxa"/>
            <w:tcBorders>
              <w:top w:val="single" w:sz="4" w:space="0" w:color="auto"/>
              <w:bottom w:val="nil"/>
            </w:tcBorders>
            <w:shd w:val="clear" w:color="auto" w:fill="F2F2F2" w:themeFill="background1" w:themeFillShade="F2"/>
            <w:vAlign w:val="center"/>
          </w:tcPr>
          <w:p w14:paraId="5EDFAE63"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44A2FC40" w14:textId="77777777" w:rsidTr="00177608">
        <w:trPr>
          <w:trHeight w:val="288"/>
        </w:trPr>
        <w:tc>
          <w:tcPr>
            <w:tcW w:w="1526" w:type="dxa"/>
            <w:tcBorders>
              <w:top w:val="nil"/>
            </w:tcBorders>
            <w:vAlign w:val="center"/>
          </w:tcPr>
          <w:p w14:paraId="0543CAC0"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act-1</w:t>
            </w:r>
          </w:p>
        </w:tc>
        <w:tc>
          <w:tcPr>
            <w:tcW w:w="2755" w:type="dxa"/>
            <w:tcBorders>
              <w:top w:val="nil"/>
            </w:tcBorders>
            <w:vAlign w:val="center"/>
          </w:tcPr>
          <w:p w14:paraId="14C5DE60"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35,536,088 (70.08%)</w:t>
            </w:r>
          </w:p>
        </w:tc>
        <w:tc>
          <w:tcPr>
            <w:tcW w:w="2755" w:type="dxa"/>
            <w:tcBorders>
              <w:top w:val="nil"/>
            </w:tcBorders>
            <w:vAlign w:val="center"/>
          </w:tcPr>
          <w:p w14:paraId="05F0CC50"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51,790,540 (92.95%)</w:t>
            </w:r>
          </w:p>
        </w:tc>
        <w:tc>
          <w:tcPr>
            <w:tcW w:w="2756" w:type="dxa"/>
            <w:tcBorders>
              <w:top w:val="nil"/>
            </w:tcBorders>
            <w:vAlign w:val="center"/>
          </w:tcPr>
          <w:p w14:paraId="01DADED3"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205E8CAA" w14:textId="77777777" w:rsidTr="00856131">
        <w:tblPrEx>
          <w:tblBorders>
            <w:top w:val="none" w:sz="0" w:space="0" w:color="auto"/>
          </w:tblBorders>
        </w:tblPrEx>
        <w:trPr>
          <w:trHeight w:val="288"/>
        </w:trPr>
        <w:tc>
          <w:tcPr>
            <w:tcW w:w="1526" w:type="dxa"/>
            <w:vAlign w:val="center"/>
          </w:tcPr>
          <w:p w14:paraId="3BB3F48D"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act-2</w:t>
            </w:r>
          </w:p>
        </w:tc>
        <w:tc>
          <w:tcPr>
            <w:tcW w:w="2755" w:type="dxa"/>
            <w:vAlign w:val="center"/>
          </w:tcPr>
          <w:p w14:paraId="01B992C7"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38,335,541 (71.78%)</w:t>
            </w:r>
          </w:p>
        </w:tc>
        <w:tc>
          <w:tcPr>
            <w:tcW w:w="2755" w:type="dxa"/>
            <w:vAlign w:val="center"/>
          </w:tcPr>
          <w:p w14:paraId="47408FB2"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55,208,281 (93.93%)</w:t>
            </w:r>
          </w:p>
        </w:tc>
        <w:tc>
          <w:tcPr>
            <w:tcW w:w="2756" w:type="dxa"/>
            <w:vAlign w:val="center"/>
          </w:tcPr>
          <w:p w14:paraId="12D56A5F"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15AC52EC" w14:textId="77777777" w:rsidTr="00856131">
        <w:tblPrEx>
          <w:tblBorders>
            <w:top w:val="none" w:sz="0" w:space="0" w:color="auto"/>
          </w:tblBorders>
        </w:tblPrEx>
        <w:trPr>
          <w:trHeight w:val="288"/>
        </w:trPr>
        <w:tc>
          <w:tcPr>
            <w:tcW w:w="1526" w:type="dxa"/>
            <w:vAlign w:val="center"/>
          </w:tcPr>
          <w:p w14:paraId="66471A8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act-3</w:t>
            </w:r>
          </w:p>
        </w:tc>
        <w:tc>
          <w:tcPr>
            <w:tcW w:w="2755" w:type="dxa"/>
            <w:vAlign w:val="center"/>
          </w:tcPr>
          <w:p w14:paraId="50D21698"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40,570,560 (71.53%)</w:t>
            </w:r>
          </w:p>
        </w:tc>
        <w:tc>
          <w:tcPr>
            <w:tcW w:w="2755" w:type="dxa"/>
            <w:vAlign w:val="center"/>
          </w:tcPr>
          <w:p w14:paraId="26B9A5B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58,667,535 (94.03%)</w:t>
            </w:r>
          </w:p>
        </w:tc>
        <w:tc>
          <w:tcPr>
            <w:tcW w:w="2756" w:type="dxa"/>
            <w:vAlign w:val="center"/>
          </w:tcPr>
          <w:p w14:paraId="3B17A89D"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5632F8CB" w14:textId="77777777" w:rsidTr="00856131">
        <w:tblPrEx>
          <w:tblBorders>
            <w:top w:val="none" w:sz="0" w:space="0" w:color="auto"/>
          </w:tblBorders>
        </w:tblPrEx>
        <w:trPr>
          <w:trHeight w:val="288"/>
        </w:trPr>
        <w:tc>
          <w:tcPr>
            <w:tcW w:w="1526" w:type="dxa"/>
            <w:vAlign w:val="center"/>
          </w:tcPr>
          <w:p w14:paraId="0EF5F0F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tun-1</w:t>
            </w:r>
          </w:p>
        </w:tc>
        <w:tc>
          <w:tcPr>
            <w:tcW w:w="2755" w:type="dxa"/>
            <w:vAlign w:val="center"/>
          </w:tcPr>
          <w:p w14:paraId="0C2912C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37,104,384 (71.41%)</w:t>
            </w:r>
          </w:p>
        </w:tc>
        <w:tc>
          <w:tcPr>
            <w:tcW w:w="2755" w:type="dxa"/>
            <w:vAlign w:val="center"/>
          </w:tcPr>
          <w:p w14:paraId="1EC27C9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54,280,558 (94.77%)</w:t>
            </w:r>
          </w:p>
        </w:tc>
        <w:tc>
          <w:tcPr>
            <w:tcW w:w="2756" w:type="dxa"/>
            <w:vAlign w:val="center"/>
          </w:tcPr>
          <w:p w14:paraId="26318E76"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5D6879CD" w14:textId="77777777" w:rsidTr="00856131">
        <w:tblPrEx>
          <w:tblBorders>
            <w:top w:val="none" w:sz="0" w:space="0" w:color="auto"/>
          </w:tblBorders>
        </w:tblPrEx>
        <w:trPr>
          <w:trHeight w:val="288"/>
        </w:trPr>
        <w:tc>
          <w:tcPr>
            <w:tcW w:w="1526" w:type="dxa"/>
            <w:vAlign w:val="center"/>
          </w:tcPr>
          <w:p w14:paraId="7C7F58DC"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tun-2</w:t>
            </w:r>
          </w:p>
        </w:tc>
        <w:tc>
          <w:tcPr>
            <w:tcW w:w="2755" w:type="dxa"/>
            <w:vAlign w:val="center"/>
          </w:tcPr>
          <w:p w14:paraId="3C80FD50"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39,611,771 (70.58%)</w:t>
            </w:r>
          </w:p>
        </w:tc>
        <w:tc>
          <w:tcPr>
            <w:tcW w:w="2755" w:type="dxa"/>
            <w:vAlign w:val="center"/>
          </w:tcPr>
          <w:p w14:paraId="3B82B69C"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58,602,179 (94.87%)</w:t>
            </w:r>
          </w:p>
        </w:tc>
        <w:tc>
          <w:tcPr>
            <w:tcW w:w="2756" w:type="dxa"/>
            <w:vAlign w:val="center"/>
          </w:tcPr>
          <w:p w14:paraId="20A462A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2BCA71F7" w14:textId="77777777" w:rsidTr="00177608">
        <w:trPr>
          <w:trHeight w:val="288"/>
        </w:trPr>
        <w:tc>
          <w:tcPr>
            <w:tcW w:w="1526" w:type="dxa"/>
            <w:tcBorders>
              <w:bottom w:val="single" w:sz="4" w:space="0" w:color="auto"/>
            </w:tcBorders>
            <w:vAlign w:val="center"/>
          </w:tcPr>
          <w:p w14:paraId="0C1599F9"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tun-3</w:t>
            </w:r>
          </w:p>
        </w:tc>
        <w:tc>
          <w:tcPr>
            <w:tcW w:w="2755" w:type="dxa"/>
            <w:tcBorders>
              <w:bottom w:val="single" w:sz="4" w:space="0" w:color="auto"/>
            </w:tcBorders>
            <w:vAlign w:val="center"/>
          </w:tcPr>
          <w:p w14:paraId="33C09989"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38,118,839 (69.87%)</w:t>
            </w:r>
          </w:p>
        </w:tc>
        <w:tc>
          <w:tcPr>
            <w:tcW w:w="2755" w:type="dxa"/>
            <w:tcBorders>
              <w:bottom w:val="single" w:sz="4" w:space="0" w:color="auto"/>
            </w:tcBorders>
            <w:vAlign w:val="center"/>
          </w:tcPr>
          <w:p w14:paraId="7ECED975"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57,146,947 (95.28%)</w:t>
            </w:r>
          </w:p>
        </w:tc>
        <w:tc>
          <w:tcPr>
            <w:tcW w:w="2756" w:type="dxa"/>
            <w:tcBorders>
              <w:bottom w:val="single" w:sz="4" w:space="0" w:color="auto"/>
            </w:tcBorders>
            <w:vAlign w:val="center"/>
          </w:tcPr>
          <w:p w14:paraId="607962A6"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691580F4" w14:textId="77777777" w:rsidTr="00177608">
        <w:trPr>
          <w:trHeight w:val="288"/>
        </w:trPr>
        <w:tc>
          <w:tcPr>
            <w:tcW w:w="1526" w:type="dxa"/>
            <w:tcBorders>
              <w:top w:val="single" w:sz="4" w:space="0" w:color="auto"/>
            </w:tcBorders>
            <w:shd w:val="clear" w:color="auto" w:fill="F2F2F2" w:themeFill="background1" w:themeFillShade="F2"/>
            <w:vAlign w:val="center"/>
          </w:tcPr>
          <w:p w14:paraId="077D18EF" w14:textId="768471F2" w:rsidR="001504F8" w:rsidRPr="001504F8" w:rsidRDefault="001504F8" w:rsidP="0037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b/>
                <w:sz w:val="18"/>
                <w:szCs w:val="18"/>
              </w:rPr>
            </w:pPr>
            <w:r w:rsidRPr="001504F8">
              <w:rPr>
                <w:rFonts w:ascii="Gill Sans" w:hAnsi="Gill Sans" w:cs="Gill Sans"/>
                <w:b/>
                <w:sz w:val="18"/>
                <w:szCs w:val="18"/>
              </w:rPr>
              <w:t>30 Individuals</w:t>
            </w:r>
          </w:p>
        </w:tc>
        <w:tc>
          <w:tcPr>
            <w:tcW w:w="2755" w:type="dxa"/>
            <w:tcBorders>
              <w:top w:val="single" w:sz="4" w:space="0" w:color="auto"/>
            </w:tcBorders>
            <w:shd w:val="clear" w:color="auto" w:fill="F2F2F2" w:themeFill="background1" w:themeFillShade="F2"/>
            <w:vAlign w:val="center"/>
          </w:tcPr>
          <w:p w14:paraId="65324DFB" w14:textId="0A80996E"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i/>
                <w:iCs/>
                <w:sz w:val="18"/>
                <w:szCs w:val="18"/>
              </w:rPr>
              <w:t xml:space="preserve">H. dujardini </w:t>
            </w:r>
            <w:r w:rsidRPr="001504F8">
              <w:rPr>
                <w:rFonts w:ascii="Gill Sans" w:hAnsi="Gill Sans" w:cs="Gill Sans"/>
                <w:sz w:val="18"/>
                <w:szCs w:val="18"/>
              </w:rPr>
              <w:t>transcriptome</w:t>
            </w:r>
          </w:p>
        </w:tc>
        <w:tc>
          <w:tcPr>
            <w:tcW w:w="2755" w:type="dxa"/>
            <w:tcBorders>
              <w:top w:val="single" w:sz="4" w:space="0" w:color="auto"/>
            </w:tcBorders>
            <w:shd w:val="clear" w:color="auto" w:fill="F2F2F2" w:themeFill="background1" w:themeFillShade="F2"/>
            <w:vAlign w:val="center"/>
          </w:tcPr>
          <w:p w14:paraId="55E6891F" w14:textId="4C0A957D"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tcBorders>
              <w:top w:val="single" w:sz="4" w:space="0" w:color="auto"/>
            </w:tcBorders>
            <w:shd w:val="clear" w:color="auto" w:fill="F2F2F2" w:themeFill="background1" w:themeFillShade="F2"/>
            <w:vAlign w:val="center"/>
          </w:tcPr>
          <w:p w14:paraId="08275C88"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117954EC" w14:textId="77777777" w:rsidTr="00856131">
        <w:tblPrEx>
          <w:tblBorders>
            <w:top w:val="none" w:sz="0" w:space="0" w:color="auto"/>
          </w:tblBorders>
        </w:tblPrEx>
        <w:trPr>
          <w:trHeight w:val="288"/>
        </w:trPr>
        <w:tc>
          <w:tcPr>
            <w:tcW w:w="1526" w:type="dxa"/>
            <w:vAlign w:val="center"/>
          </w:tcPr>
          <w:p w14:paraId="79010FA4" w14:textId="166F2E66"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act-1</w:t>
            </w:r>
          </w:p>
        </w:tc>
        <w:tc>
          <w:tcPr>
            <w:tcW w:w="2755" w:type="dxa"/>
            <w:vAlign w:val="center"/>
          </w:tcPr>
          <w:p w14:paraId="38C20236" w14:textId="1CCBB354"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4,276,18 (66.19%)</w:t>
            </w:r>
          </w:p>
        </w:tc>
        <w:tc>
          <w:tcPr>
            <w:tcW w:w="2755" w:type="dxa"/>
            <w:vAlign w:val="center"/>
          </w:tcPr>
          <w:p w14:paraId="05DBA05F"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55A40C5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1F94CA6D" w14:textId="77777777" w:rsidTr="00856131">
        <w:tblPrEx>
          <w:tblBorders>
            <w:top w:val="none" w:sz="0" w:space="0" w:color="auto"/>
          </w:tblBorders>
        </w:tblPrEx>
        <w:trPr>
          <w:trHeight w:val="288"/>
        </w:trPr>
        <w:tc>
          <w:tcPr>
            <w:tcW w:w="1526" w:type="dxa"/>
            <w:vAlign w:val="center"/>
          </w:tcPr>
          <w:p w14:paraId="76BB9EDF" w14:textId="20313A5D"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act-2</w:t>
            </w:r>
          </w:p>
        </w:tc>
        <w:tc>
          <w:tcPr>
            <w:tcW w:w="2755" w:type="dxa"/>
            <w:vAlign w:val="center"/>
          </w:tcPr>
          <w:p w14:paraId="16CAD99C" w14:textId="683F224C"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5,604,724 (52.04%)</w:t>
            </w:r>
          </w:p>
        </w:tc>
        <w:tc>
          <w:tcPr>
            <w:tcW w:w="2755" w:type="dxa"/>
            <w:vAlign w:val="center"/>
          </w:tcPr>
          <w:p w14:paraId="7F0AEE3D"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61629FAE"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4DBE7C1B" w14:textId="77777777" w:rsidTr="00856131">
        <w:tblPrEx>
          <w:tblBorders>
            <w:top w:val="none" w:sz="0" w:space="0" w:color="auto"/>
          </w:tblBorders>
        </w:tblPrEx>
        <w:trPr>
          <w:trHeight w:val="288"/>
        </w:trPr>
        <w:tc>
          <w:tcPr>
            <w:tcW w:w="1526" w:type="dxa"/>
            <w:vAlign w:val="center"/>
          </w:tcPr>
          <w:p w14:paraId="2A2686E0" w14:textId="50A48C84"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act-3</w:t>
            </w:r>
          </w:p>
        </w:tc>
        <w:tc>
          <w:tcPr>
            <w:tcW w:w="2755" w:type="dxa"/>
            <w:vAlign w:val="center"/>
          </w:tcPr>
          <w:p w14:paraId="2310F999" w14:textId="089C0E7D"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2,628,272 (24.98%)</w:t>
            </w:r>
          </w:p>
        </w:tc>
        <w:tc>
          <w:tcPr>
            <w:tcW w:w="2755" w:type="dxa"/>
            <w:vAlign w:val="center"/>
          </w:tcPr>
          <w:p w14:paraId="5D441B3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18D56633"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2D0E3955" w14:textId="77777777" w:rsidTr="00856131">
        <w:tblPrEx>
          <w:tblBorders>
            <w:top w:val="none" w:sz="0" w:space="0" w:color="auto"/>
          </w:tblBorders>
        </w:tblPrEx>
        <w:trPr>
          <w:trHeight w:val="288"/>
        </w:trPr>
        <w:tc>
          <w:tcPr>
            <w:tcW w:w="1526" w:type="dxa"/>
            <w:vAlign w:val="center"/>
          </w:tcPr>
          <w:p w14:paraId="1FABFFE3" w14:textId="0CC799F3"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tun-1</w:t>
            </w:r>
          </w:p>
        </w:tc>
        <w:tc>
          <w:tcPr>
            <w:tcW w:w="2755" w:type="dxa"/>
            <w:vAlign w:val="center"/>
          </w:tcPr>
          <w:p w14:paraId="24846668" w14:textId="560A300A"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6,410,871 (61.75%)</w:t>
            </w:r>
          </w:p>
        </w:tc>
        <w:tc>
          <w:tcPr>
            <w:tcW w:w="2755" w:type="dxa"/>
            <w:vAlign w:val="center"/>
          </w:tcPr>
          <w:p w14:paraId="06596D7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2FC82A5F"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6E51A50E" w14:textId="77777777" w:rsidTr="00856131">
        <w:tblPrEx>
          <w:tblBorders>
            <w:top w:val="none" w:sz="0" w:space="0" w:color="auto"/>
          </w:tblBorders>
        </w:tblPrEx>
        <w:trPr>
          <w:trHeight w:val="288"/>
        </w:trPr>
        <w:tc>
          <w:tcPr>
            <w:tcW w:w="1526" w:type="dxa"/>
            <w:vAlign w:val="center"/>
          </w:tcPr>
          <w:p w14:paraId="15BA3BE9" w14:textId="532EF9F2"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tun-2</w:t>
            </w:r>
          </w:p>
        </w:tc>
        <w:tc>
          <w:tcPr>
            <w:tcW w:w="2755" w:type="dxa"/>
            <w:vAlign w:val="center"/>
          </w:tcPr>
          <w:p w14:paraId="24991ECE" w14:textId="694C33F8"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4,524,015 (61.87%)</w:t>
            </w:r>
          </w:p>
        </w:tc>
        <w:tc>
          <w:tcPr>
            <w:tcW w:w="2755" w:type="dxa"/>
            <w:vAlign w:val="center"/>
          </w:tcPr>
          <w:p w14:paraId="213F916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1EBA5B6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5F155569" w14:textId="77777777" w:rsidTr="00856131">
        <w:tblPrEx>
          <w:tblBorders>
            <w:top w:val="none" w:sz="0" w:space="0" w:color="auto"/>
          </w:tblBorders>
        </w:tblPrEx>
        <w:trPr>
          <w:trHeight w:val="288"/>
        </w:trPr>
        <w:tc>
          <w:tcPr>
            <w:tcW w:w="1526" w:type="dxa"/>
            <w:tcBorders>
              <w:bottom w:val="single" w:sz="4" w:space="0" w:color="auto"/>
            </w:tcBorders>
            <w:vAlign w:val="center"/>
          </w:tcPr>
          <w:p w14:paraId="4D360917" w14:textId="0DDD0712"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tun-3</w:t>
            </w:r>
          </w:p>
        </w:tc>
        <w:tc>
          <w:tcPr>
            <w:tcW w:w="2755" w:type="dxa"/>
            <w:tcBorders>
              <w:bottom w:val="single" w:sz="4" w:space="0" w:color="auto"/>
            </w:tcBorders>
            <w:vAlign w:val="center"/>
          </w:tcPr>
          <w:p w14:paraId="2D078CB3" w14:textId="6DFA74EB"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5,562,719 (61.55%)</w:t>
            </w:r>
          </w:p>
        </w:tc>
        <w:tc>
          <w:tcPr>
            <w:tcW w:w="2755" w:type="dxa"/>
            <w:tcBorders>
              <w:bottom w:val="single" w:sz="4" w:space="0" w:color="auto"/>
            </w:tcBorders>
            <w:vAlign w:val="center"/>
          </w:tcPr>
          <w:p w14:paraId="15AD8499"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tcBorders>
              <w:bottom w:val="single" w:sz="4" w:space="0" w:color="auto"/>
            </w:tcBorders>
            <w:vAlign w:val="center"/>
          </w:tcPr>
          <w:p w14:paraId="3CC4A5B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p>
        </w:tc>
      </w:tr>
      <w:tr w:rsidR="001504F8" w:rsidRPr="001504F8" w14:paraId="29C6C534" w14:textId="77777777" w:rsidTr="00856131">
        <w:tblPrEx>
          <w:tblBorders>
            <w:top w:val="none" w:sz="0" w:space="0" w:color="auto"/>
          </w:tblBorders>
        </w:tblPrEx>
        <w:trPr>
          <w:trHeight w:val="288"/>
        </w:trPr>
        <w:tc>
          <w:tcPr>
            <w:tcW w:w="9792" w:type="dxa"/>
            <w:gridSpan w:val="4"/>
            <w:tcBorders>
              <w:top w:val="single" w:sz="4" w:space="0" w:color="auto"/>
              <w:bottom w:val="single" w:sz="4" w:space="0" w:color="auto"/>
            </w:tcBorders>
            <w:shd w:val="clear" w:color="auto" w:fill="E6E6E6"/>
            <w:vAlign w:val="center"/>
          </w:tcPr>
          <w:p w14:paraId="1E908839" w14:textId="64DD9A18" w:rsidR="001504F8" w:rsidRPr="001504F8" w:rsidRDefault="001504F8" w:rsidP="0037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b/>
                <w:i/>
                <w:sz w:val="18"/>
                <w:szCs w:val="18"/>
              </w:rPr>
            </w:pPr>
            <w:r w:rsidRPr="001504F8">
              <w:rPr>
                <w:rFonts w:ascii="Gill Sans" w:hAnsi="Gill Sans" w:cs="Gill Sans"/>
                <w:b/>
                <w:i/>
                <w:sz w:val="18"/>
                <w:szCs w:val="18"/>
              </w:rPr>
              <w:t>Ramazzottius varieornatus</w:t>
            </w:r>
          </w:p>
        </w:tc>
      </w:tr>
      <w:tr w:rsidR="001504F8" w:rsidRPr="001504F8" w14:paraId="22990C19" w14:textId="77777777" w:rsidTr="00177608">
        <w:trPr>
          <w:trHeight w:val="288"/>
        </w:trPr>
        <w:tc>
          <w:tcPr>
            <w:tcW w:w="1526" w:type="dxa"/>
            <w:tcBorders>
              <w:top w:val="single" w:sz="4" w:space="0" w:color="auto"/>
              <w:bottom w:val="nil"/>
            </w:tcBorders>
            <w:shd w:val="clear" w:color="auto" w:fill="F2F2F2" w:themeFill="background1" w:themeFillShade="F2"/>
            <w:vAlign w:val="center"/>
          </w:tcPr>
          <w:p w14:paraId="1082EDA5" w14:textId="77777777" w:rsidR="001504F8" w:rsidRPr="001504F8" w:rsidRDefault="001504F8" w:rsidP="0037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b/>
                <w:kern w:val="1"/>
              </w:rPr>
            </w:pPr>
            <w:r w:rsidRPr="001504F8">
              <w:rPr>
                <w:rFonts w:ascii="Gill Sans" w:hAnsi="Gill Sans" w:cs="Gill Sans"/>
                <w:b/>
                <w:sz w:val="18"/>
                <w:szCs w:val="18"/>
              </w:rPr>
              <w:t>Slow-dry</w:t>
            </w:r>
          </w:p>
        </w:tc>
        <w:tc>
          <w:tcPr>
            <w:tcW w:w="2755" w:type="dxa"/>
            <w:tcBorders>
              <w:top w:val="single" w:sz="4" w:space="0" w:color="auto"/>
              <w:bottom w:val="nil"/>
            </w:tcBorders>
            <w:shd w:val="clear" w:color="auto" w:fill="F2F2F2" w:themeFill="background1" w:themeFillShade="F2"/>
            <w:vAlign w:val="center"/>
          </w:tcPr>
          <w:p w14:paraId="09E38F6A" w14:textId="58DE05AE"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i/>
                <w:iCs/>
                <w:sz w:val="18"/>
                <w:szCs w:val="18"/>
              </w:rPr>
              <w:t xml:space="preserve">R. </w:t>
            </w:r>
            <w:r w:rsidRPr="001504F8">
              <w:rPr>
                <w:rFonts w:ascii="Gill Sans" w:hAnsi="Gill Sans" w:cs="Gill Sans"/>
                <w:sz w:val="18"/>
                <w:szCs w:val="18"/>
              </w:rPr>
              <w:t>varieornatus transcriptome</w:t>
            </w:r>
          </w:p>
        </w:tc>
        <w:tc>
          <w:tcPr>
            <w:tcW w:w="2755" w:type="dxa"/>
            <w:tcBorders>
              <w:top w:val="single" w:sz="4" w:space="0" w:color="auto"/>
              <w:bottom w:val="nil"/>
            </w:tcBorders>
            <w:shd w:val="clear" w:color="auto" w:fill="F2F2F2" w:themeFill="background1" w:themeFillShade="F2"/>
            <w:vAlign w:val="center"/>
          </w:tcPr>
          <w:p w14:paraId="7A017905" w14:textId="588CD86C"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i/>
                <w:iCs/>
                <w:sz w:val="18"/>
                <w:szCs w:val="18"/>
              </w:rPr>
              <w:t>R. varieornatus</w:t>
            </w:r>
            <w:r w:rsidRPr="001504F8">
              <w:rPr>
                <w:rFonts w:ascii="Gill Sans" w:hAnsi="Gill Sans" w:cs="Gill Sans"/>
                <w:sz w:val="18"/>
                <w:szCs w:val="18"/>
              </w:rPr>
              <w:t xml:space="preserve"> genome</w:t>
            </w:r>
          </w:p>
        </w:tc>
        <w:tc>
          <w:tcPr>
            <w:tcW w:w="2756" w:type="dxa"/>
            <w:tcBorders>
              <w:top w:val="single" w:sz="4" w:space="0" w:color="auto"/>
              <w:bottom w:val="nil"/>
            </w:tcBorders>
            <w:shd w:val="clear" w:color="auto" w:fill="F2F2F2" w:themeFill="background1" w:themeFillShade="F2"/>
            <w:vAlign w:val="center"/>
          </w:tcPr>
          <w:p w14:paraId="258CB8C4" w14:textId="2E579CE0"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Hashimoto</w:t>
            </w:r>
            <w:r w:rsidRPr="001504F8">
              <w:rPr>
                <w:rFonts w:ascii="Gill Sans" w:hAnsi="Gill Sans" w:cs="Gill Sans"/>
                <w:i/>
                <w:iCs/>
                <w:sz w:val="18"/>
                <w:szCs w:val="18"/>
              </w:rPr>
              <w:t xml:space="preserve"> et al. </w:t>
            </w:r>
            <w:r w:rsidRPr="001504F8">
              <w:rPr>
                <w:rFonts w:ascii="Gill Sans" w:hAnsi="Gill Sans" w:cs="Gill Sans"/>
                <w:sz w:val="18"/>
                <w:szCs w:val="18"/>
              </w:rPr>
              <w:t>gene model</w:t>
            </w:r>
          </w:p>
        </w:tc>
      </w:tr>
      <w:tr w:rsidR="001504F8" w:rsidRPr="001504F8" w14:paraId="03B19BD5" w14:textId="77777777" w:rsidTr="00177608">
        <w:trPr>
          <w:trHeight w:val="288"/>
        </w:trPr>
        <w:tc>
          <w:tcPr>
            <w:tcW w:w="1526" w:type="dxa"/>
            <w:tcBorders>
              <w:top w:val="nil"/>
            </w:tcBorders>
            <w:vAlign w:val="center"/>
          </w:tcPr>
          <w:p w14:paraId="6471ED34"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act-1</w:t>
            </w:r>
          </w:p>
        </w:tc>
        <w:tc>
          <w:tcPr>
            <w:tcW w:w="2755" w:type="dxa"/>
            <w:tcBorders>
              <w:top w:val="nil"/>
            </w:tcBorders>
            <w:vAlign w:val="center"/>
          </w:tcPr>
          <w:p w14:paraId="01A5C0BB" w14:textId="01F2CB05"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6,414,974 (52.68%)</w:t>
            </w:r>
          </w:p>
        </w:tc>
        <w:tc>
          <w:tcPr>
            <w:tcW w:w="2755" w:type="dxa"/>
            <w:tcBorders>
              <w:top w:val="nil"/>
            </w:tcBorders>
          </w:tcPr>
          <w:p w14:paraId="4EDF7B6F" w14:textId="425C97B1"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11,459,570 (90.77%)</w:t>
            </w:r>
          </w:p>
        </w:tc>
        <w:tc>
          <w:tcPr>
            <w:tcW w:w="2756" w:type="dxa"/>
            <w:tcBorders>
              <w:top w:val="nil"/>
            </w:tcBorders>
            <w:vAlign w:val="center"/>
          </w:tcPr>
          <w:p w14:paraId="6E8F1F53" w14:textId="3E15AC7A"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6,592920 (54.14%)</w:t>
            </w:r>
          </w:p>
        </w:tc>
      </w:tr>
      <w:tr w:rsidR="001504F8" w:rsidRPr="001504F8" w14:paraId="04A29B00" w14:textId="77777777" w:rsidTr="00856131">
        <w:tblPrEx>
          <w:tblBorders>
            <w:top w:val="none" w:sz="0" w:space="0" w:color="auto"/>
          </w:tblBorders>
        </w:tblPrEx>
        <w:trPr>
          <w:trHeight w:val="288"/>
        </w:trPr>
        <w:tc>
          <w:tcPr>
            <w:tcW w:w="1526" w:type="dxa"/>
            <w:vAlign w:val="center"/>
          </w:tcPr>
          <w:p w14:paraId="4FB3E46A"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act-2</w:t>
            </w:r>
          </w:p>
        </w:tc>
        <w:tc>
          <w:tcPr>
            <w:tcW w:w="2755" w:type="dxa"/>
            <w:vAlign w:val="center"/>
          </w:tcPr>
          <w:p w14:paraId="434E8C87" w14:textId="19008AA6"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6,052,043 (54.49%)</w:t>
            </w:r>
          </w:p>
        </w:tc>
        <w:tc>
          <w:tcPr>
            <w:tcW w:w="2755" w:type="dxa"/>
          </w:tcPr>
          <w:p w14:paraId="3771DE9A" w14:textId="5BE3A38F"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10,525516 (91.22%)</w:t>
            </w:r>
          </w:p>
        </w:tc>
        <w:tc>
          <w:tcPr>
            <w:tcW w:w="2756" w:type="dxa"/>
            <w:vAlign w:val="center"/>
          </w:tcPr>
          <w:p w14:paraId="26757F55" w14:textId="7013AF7D"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6,199,903 (55.82%)</w:t>
            </w:r>
          </w:p>
        </w:tc>
      </w:tr>
      <w:tr w:rsidR="001504F8" w:rsidRPr="001504F8" w14:paraId="15F446C0" w14:textId="77777777" w:rsidTr="00856131">
        <w:tblPrEx>
          <w:tblBorders>
            <w:top w:val="none" w:sz="0" w:space="0" w:color="auto"/>
          </w:tblBorders>
        </w:tblPrEx>
        <w:trPr>
          <w:trHeight w:val="288"/>
        </w:trPr>
        <w:tc>
          <w:tcPr>
            <w:tcW w:w="1526" w:type="dxa"/>
            <w:vAlign w:val="center"/>
          </w:tcPr>
          <w:p w14:paraId="6D210E89"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act-3</w:t>
            </w:r>
          </w:p>
        </w:tc>
        <w:tc>
          <w:tcPr>
            <w:tcW w:w="2755" w:type="dxa"/>
            <w:vAlign w:val="center"/>
          </w:tcPr>
          <w:p w14:paraId="28379F2C" w14:textId="2B48DE2C"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5,587,457 (49.73%)</w:t>
            </w:r>
          </w:p>
        </w:tc>
        <w:tc>
          <w:tcPr>
            <w:tcW w:w="2755" w:type="dxa"/>
          </w:tcPr>
          <w:p w14:paraId="78E22922" w14:textId="641BCB64"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10,581005 (90.96%)</w:t>
            </w:r>
          </w:p>
        </w:tc>
        <w:tc>
          <w:tcPr>
            <w:tcW w:w="2756" w:type="dxa"/>
            <w:vAlign w:val="center"/>
          </w:tcPr>
          <w:p w14:paraId="1750E880" w14:textId="1BFBC226"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5,735,575 (51.04%)</w:t>
            </w:r>
          </w:p>
        </w:tc>
      </w:tr>
      <w:tr w:rsidR="001504F8" w:rsidRPr="001504F8" w14:paraId="1A8AC587" w14:textId="77777777" w:rsidTr="00856131">
        <w:tblPrEx>
          <w:tblBorders>
            <w:top w:val="none" w:sz="0" w:space="0" w:color="auto"/>
          </w:tblBorders>
        </w:tblPrEx>
        <w:trPr>
          <w:trHeight w:val="288"/>
        </w:trPr>
        <w:tc>
          <w:tcPr>
            <w:tcW w:w="1526" w:type="dxa"/>
            <w:vAlign w:val="center"/>
          </w:tcPr>
          <w:p w14:paraId="574AFBD4"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tun-1</w:t>
            </w:r>
          </w:p>
        </w:tc>
        <w:tc>
          <w:tcPr>
            <w:tcW w:w="2755" w:type="dxa"/>
            <w:vAlign w:val="center"/>
          </w:tcPr>
          <w:p w14:paraId="72ABEA2D" w14:textId="0379D86E"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5,327,210 (45.14%)</w:t>
            </w:r>
          </w:p>
        </w:tc>
        <w:tc>
          <w:tcPr>
            <w:tcW w:w="2755" w:type="dxa"/>
          </w:tcPr>
          <w:p w14:paraId="4843AB58" w14:textId="30E94F4A"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10,816699 (88.77%)</w:t>
            </w:r>
          </w:p>
        </w:tc>
        <w:tc>
          <w:tcPr>
            <w:tcW w:w="2756" w:type="dxa"/>
            <w:vAlign w:val="center"/>
          </w:tcPr>
          <w:p w14:paraId="6711377E" w14:textId="0EB29800"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5,484,698 (46.47%)</w:t>
            </w:r>
          </w:p>
        </w:tc>
      </w:tr>
      <w:tr w:rsidR="001504F8" w:rsidRPr="001504F8" w14:paraId="111652BD" w14:textId="77777777" w:rsidTr="00856131">
        <w:tblPrEx>
          <w:tblBorders>
            <w:top w:val="none" w:sz="0" w:space="0" w:color="auto"/>
          </w:tblBorders>
        </w:tblPrEx>
        <w:trPr>
          <w:trHeight w:val="288"/>
        </w:trPr>
        <w:tc>
          <w:tcPr>
            <w:tcW w:w="1526" w:type="dxa"/>
            <w:vAlign w:val="center"/>
          </w:tcPr>
          <w:p w14:paraId="58C87CF8"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tun-2</w:t>
            </w:r>
          </w:p>
        </w:tc>
        <w:tc>
          <w:tcPr>
            <w:tcW w:w="2755" w:type="dxa"/>
            <w:vAlign w:val="center"/>
          </w:tcPr>
          <w:p w14:paraId="1E6F2763" w14:textId="6EA6DB84"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5,593,452 (46.66%)</w:t>
            </w:r>
          </w:p>
        </w:tc>
        <w:tc>
          <w:tcPr>
            <w:tcW w:w="2755" w:type="dxa"/>
          </w:tcPr>
          <w:p w14:paraId="2946CD05" w14:textId="3877DD45"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11,003,773 (88.82%)</w:t>
            </w:r>
          </w:p>
        </w:tc>
        <w:tc>
          <w:tcPr>
            <w:tcW w:w="2756" w:type="dxa"/>
            <w:vAlign w:val="center"/>
          </w:tcPr>
          <w:p w14:paraId="1C33FA4E" w14:textId="3AE4A5A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5,754,535 (48.00%)</w:t>
            </w:r>
          </w:p>
        </w:tc>
      </w:tr>
      <w:tr w:rsidR="001504F8" w:rsidRPr="001504F8" w14:paraId="0C016875" w14:textId="77777777" w:rsidTr="00177608">
        <w:trPr>
          <w:trHeight w:val="288"/>
        </w:trPr>
        <w:tc>
          <w:tcPr>
            <w:tcW w:w="1526" w:type="dxa"/>
            <w:tcBorders>
              <w:bottom w:val="single" w:sz="4" w:space="0" w:color="auto"/>
            </w:tcBorders>
            <w:vAlign w:val="center"/>
          </w:tcPr>
          <w:p w14:paraId="2070CC51"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tun-3</w:t>
            </w:r>
          </w:p>
        </w:tc>
        <w:tc>
          <w:tcPr>
            <w:tcW w:w="2755" w:type="dxa"/>
            <w:tcBorders>
              <w:bottom w:val="single" w:sz="4" w:space="0" w:color="auto"/>
            </w:tcBorders>
            <w:vAlign w:val="center"/>
          </w:tcPr>
          <w:p w14:paraId="225B06FC" w14:textId="75A59D03"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6,108,721 (49.31%)</w:t>
            </w:r>
          </w:p>
        </w:tc>
        <w:tc>
          <w:tcPr>
            <w:tcW w:w="2755" w:type="dxa"/>
            <w:tcBorders>
              <w:bottom w:val="single" w:sz="4" w:space="0" w:color="auto"/>
            </w:tcBorders>
          </w:tcPr>
          <w:p w14:paraId="1927B6EF" w14:textId="1729A572"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11,614,986 (90.71%)</w:t>
            </w:r>
          </w:p>
        </w:tc>
        <w:tc>
          <w:tcPr>
            <w:tcW w:w="2756" w:type="dxa"/>
            <w:tcBorders>
              <w:bottom w:val="single" w:sz="4" w:space="0" w:color="auto"/>
            </w:tcBorders>
            <w:vAlign w:val="center"/>
          </w:tcPr>
          <w:p w14:paraId="23A1A9F2" w14:textId="39D75E3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6,287,399 (50.75%)</w:t>
            </w:r>
          </w:p>
        </w:tc>
      </w:tr>
      <w:tr w:rsidR="001504F8" w:rsidRPr="001504F8" w14:paraId="4EB2DCA6" w14:textId="77777777" w:rsidTr="00177608">
        <w:trPr>
          <w:trHeight w:val="288"/>
        </w:trPr>
        <w:tc>
          <w:tcPr>
            <w:tcW w:w="1526" w:type="dxa"/>
            <w:tcBorders>
              <w:top w:val="single" w:sz="4" w:space="0" w:color="auto"/>
            </w:tcBorders>
            <w:shd w:val="clear" w:color="auto" w:fill="F2F2F2" w:themeFill="background1" w:themeFillShade="F2"/>
            <w:vAlign w:val="center"/>
          </w:tcPr>
          <w:p w14:paraId="6A6F9638" w14:textId="66A654E8" w:rsidR="001504F8" w:rsidRPr="001504F8" w:rsidRDefault="001504F8" w:rsidP="0037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b/>
                <w:sz w:val="18"/>
                <w:szCs w:val="18"/>
              </w:rPr>
            </w:pPr>
            <w:r w:rsidRPr="001504F8">
              <w:rPr>
                <w:rFonts w:ascii="Gill Sans" w:hAnsi="Gill Sans" w:cs="Gill Sans"/>
                <w:b/>
                <w:sz w:val="18"/>
                <w:szCs w:val="18"/>
              </w:rPr>
              <w:t>Fast-dry</w:t>
            </w:r>
          </w:p>
        </w:tc>
        <w:tc>
          <w:tcPr>
            <w:tcW w:w="2755" w:type="dxa"/>
            <w:tcBorders>
              <w:top w:val="single" w:sz="4" w:space="0" w:color="auto"/>
            </w:tcBorders>
            <w:shd w:val="clear" w:color="auto" w:fill="F2F2F2" w:themeFill="background1" w:themeFillShade="F2"/>
            <w:vAlign w:val="center"/>
          </w:tcPr>
          <w:p w14:paraId="55E2DE33" w14:textId="59186116"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i/>
                <w:iCs/>
                <w:sz w:val="18"/>
                <w:szCs w:val="18"/>
              </w:rPr>
              <w:t xml:space="preserve">R. </w:t>
            </w:r>
            <w:r w:rsidRPr="001504F8">
              <w:rPr>
                <w:rFonts w:ascii="Gill Sans" w:hAnsi="Gill Sans" w:cs="Gill Sans"/>
                <w:sz w:val="18"/>
                <w:szCs w:val="18"/>
              </w:rPr>
              <w:t>varieornatus transcriptome</w:t>
            </w:r>
          </w:p>
        </w:tc>
        <w:tc>
          <w:tcPr>
            <w:tcW w:w="2755" w:type="dxa"/>
            <w:tcBorders>
              <w:top w:val="single" w:sz="4" w:space="0" w:color="auto"/>
            </w:tcBorders>
            <w:shd w:val="clear" w:color="auto" w:fill="F2F2F2" w:themeFill="background1" w:themeFillShade="F2"/>
            <w:vAlign w:val="center"/>
          </w:tcPr>
          <w:p w14:paraId="7B732E07" w14:textId="1751682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i/>
                <w:iCs/>
                <w:sz w:val="18"/>
                <w:szCs w:val="18"/>
              </w:rPr>
              <w:t>R. varieornatus</w:t>
            </w:r>
            <w:r w:rsidRPr="001504F8">
              <w:rPr>
                <w:rFonts w:ascii="Gill Sans" w:hAnsi="Gill Sans" w:cs="Gill Sans"/>
                <w:sz w:val="18"/>
                <w:szCs w:val="18"/>
              </w:rPr>
              <w:t xml:space="preserve"> genome</w:t>
            </w:r>
          </w:p>
        </w:tc>
        <w:tc>
          <w:tcPr>
            <w:tcW w:w="2756" w:type="dxa"/>
            <w:tcBorders>
              <w:top w:val="single" w:sz="4" w:space="0" w:color="auto"/>
            </w:tcBorders>
            <w:shd w:val="clear" w:color="auto" w:fill="F2F2F2" w:themeFill="background1" w:themeFillShade="F2"/>
            <w:vAlign w:val="center"/>
          </w:tcPr>
          <w:p w14:paraId="0CB9CB24" w14:textId="29156DDF"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Hashimoto</w:t>
            </w:r>
            <w:r w:rsidRPr="001504F8">
              <w:rPr>
                <w:rFonts w:ascii="Gill Sans" w:hAnsi="Gill Sans" w:cs="Gill Sans"/>
                <w:i/>
                <w:iCs/>
                <w:sz w:val="18"/>
                <w:szCs w:val="18"/>
              </w:rPr>
              <w:t xml:space="preserve"> et al. </w:t>
            </w:r>
            <w:r w:rsidRPr="001504F8">
              <w:rPr>
                <w:rFonts w:ascii="Gill Sans" w:hAnsi="Gill Sans" w:cs="Gill Sans"/>
                <w:sz w:val="18"/>
                <w:szCs w:val="18"/>
              </w:rPr>
              <w:t>gene model</w:t>
            </w:r>
          </w:p>
        </w:tc>
      </w:tr>
      <w:tr w:rsidR="001504F8" w:rsidRPr="001504F8" w14:paraId="5AE7911A" w14:textId="77777777" w:rsidTr="00856131">
        <w:trPr>
          <w:trHeight w:val="288"/>
        </w:trPr>
        <w:tc>
          <w:tcPr>
            <w:tcW w:w="1526" w:type="dxa"/>
            <w:vAlign w:val="center"/>
          </w:tcPr>
          <w:p w14:paraId="3EC7AB77" w14:textId="5F2DC643"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act-1</w:t>
            </w:r>
          </w:p>
        </w:tc>
        <w:tc>
          <w:tcPr>
            <w:tcW w:w="2755" w:type="dxa"/>
            <w:vAlign w:val="center"/>
          </w:tcPr>
          <w:p w14:paraId="0D09C1EF" w14:textId="6BBAA5DF"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15,088,390 (48.06%)</w:t>
            </w:r>
          </w:p>
        </w:tc>
        <w:tc>
          <w:tcPr>
            <w:tcW w:w="2755" w:type="dxa"/>
          </w:tcPr>
          <w:p w14:paraId="4A61AF29"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2089A0B9"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r>
      <w:tr w:rsidR="001504F8" w:rsidRPr="001504F8" w14:paraId="504AAE86" w14:textId="77777777" w:rsidTr="00856131">
        <w:trPr>
          <w:trHeight w:val="288"/>
        </w:trPr>
        <w:tc>
          <w:tcPr>
            <w:tcW w:w="1526" w:type="dxa"/>
            <w:vAlign w:val="center"/>
          </w:tcPr>
          <w:p w14:paraId="00B67F9F" w14:textId="1D7F852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act-2</w:t>
            </w:r>
          </w:p>
        </w:tc>
        <w:tc>
          <w:tcPr>
            <w:tcW w:w="2755" w:type="dxa"/>
            <w:vAlign w:val="center"/>
          </w:tcPr>
          <w:p w14:paraId="744A9CD3" w14:textId="1BB8627E"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17,576,037 (49.66%)</w:t>
            </w:r>
          </w:p>
        </w:tc>
        <w:tc>
          <w:tcPr>
            <w:tcW w:w="2755" w:type="dxa"/>
          </w:tcPr>
          <w:p w14:paraId="6D6F2EFB"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5D6A40F4"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r>
      <w:tr w:rsidR="001504F8" w:rsidRPr="001504F8" w14:paraId="67DA39D2" w14:textId="77777777" w:rsidTr="00856131">
        <w:trPr>
          <w:trHeight w:val="288"/>
        </w:trPr>
        <w:tc>
          <w:tcPr>
            <w:tcW w:w="1526" w:type="dxa"/>
            <w:vAlign w:val="center"/>
          </w:tcPr>
          <w:p w14:paraId="5C163B5F" w14:textId="3F5DC35E"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act-3</w:t>
            </w:r>
          </w:p>
        </w:tc>
        <w:tc>
          <w:tcPr>
            <w:tcW w:w="2755" w:type="dxa"/>
            <w:vAlign w:val="center"/>
          </w:tcPr>
          <w:p w14:paraId="5BF08C8B" w14:textId="6F040E71"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17,942,032 (48.53%)</w:t>
            </w:r>
          </w:p>
        </w:tc>
        <w:tc>
          <w:tcPr>
            <w:tcW w:w="2755" w:type="dxa"/>
          </w:tcPr>
          <w:p w14:paraId="364C92F4"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32AE680B"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r>
      <w:tr w:rsidR="001504F8" w:rsidRPr="001504F8" w14:paraId="15F2BE9F" w14:textId="77777777" w:rsidTr="00856131">
        <w:trPr>
          <w:trHeight w:val="288"/>
        </w:trPr>
        <w:tc>
          <w:tcPr>
            <w:tcW w:w="1526" w:type="dxa"/>
            <w:vAlign w:val="center"/>
          </w:tcPr>
          <w:p w14:paraId="39E92699" w14:textId="67AF04BD"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tun-1</w:t>
            </w:r>
          </w:p>
        </w:tc>
        <w:tc>
          <w:tcPr>
            <w:tcW w:w="2755" w:type="dxa"/>
            <w:vAlign w:val="center"/>
          </w:tcPr>
          <w:p w14:paraId="407A9858" w14:textId="5C958F59"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11,430,186 (32.18%)</w:t>
            </w:r>
          </w:p>
        </w:tc>
        <w:tc>
          <w:tcPr>
            <w:tcW w:w="2755" w:type="dxa"/>
          </w:tcPr>
          <w:p w14:paraId="3A333CDD"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5AB2BC68"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r>
      <w:tr w:rsidR="001504F8" w:rsidRPr="001504F8" w14:paraId="25E8DF77" w14:textId="77777777" w:rsidTr="00856131">
        <w:trPr>
          <w:trHeight w:val="288"/>
        </w:trPr>
        <w:tc>
          <w:tcPr>
            <w:tcW w:w="1526" w:type="dxa"/>
            <w:vAlign w:val="center"/>
          </w:tcPr>
          <w:p w14:paraId="1C878F43" w14:textId="331FFBF6"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tun-2</w:t>
            </w:r>
          </w:p>
        </w:tc>
        <w:tc>
          <w:tcPr>
            <w:tcW w:w="2755" w:type="dxa"/>
            <w:vAlign w:val="center"/>
          </w:tcPr>
          <w:p w14:paraId="178FCB58" w14:textId="46C9B326"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13,773,138 (35.37%)</w:t>
            </w:r>
          </w:p>
        </w:tc>
        <w:tc>
          <w:tcPr>
            <w:tcW w:w="2755" w:type="dxa"/>
          </w:tcPr>
          <w:p w14:paraId="0278A5D2"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vAlign w:val="center"/>
          </w:tcPr>
          <w:p w14:paraId="697E1B44"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r>
      <w:tr w:rsidR="001504F8" w:rsidRPr="001504F8" w14:paraId="0F9BE367" w14:textId="77777777" w:rsidTr="00856131">
        <w:trPr>
          <w:trHeight w:val="288"/>
        </w:trPr>
        <w:tc>
          <w:tcPr>
            <w:tcW w:w="1526" w:type="dxa"/>
            <w:tcBorders>
              <w:bottom w:val="single" w:sz="12" w:space="0" w:color="auto"/>
            </w:tcBorders>
            <w:vAlign w:val="center"/>
          </w:tcPr>
          <w:p w14:paraId="0A2FD9F2" w14:textId="623516DF"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tun-3</w:t>
            </w:r>
          </w:p>
        </w:tc>
        <w:tc>
          <w:tcPr>
            <w:tcW w:w="2755" w:type="dxa"/>
            <w:tcBorders>
              <w:bottom w:val="single" w:sz="12" w:space="0" w:color="auto"/>
            </w:tcBorders>
            <w:vAlign w:val="center"/>
          </w:tcPr>
          <w:p w14:paraId="68C8DBD3" w14:textId="1FFBBB28"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r w:rsidRPr="001504F8">
              <w:rPr>
                <w:rFonts w:ascii="Gill Sans" w:hAnsi="Gill Sans" w:cs="Gill Sans"/>
                <w:sz w:val="18"/>
                <w:szCs w:val="18"/>
              </w:rPr>
              <w:t>12,529,323 (39.30%)</w:t>
            </w:r>
          </w:p>
        </w:tc>
        <w:tc>
          <w:tcPr>
            <w:tcW w:w="2755" w:type="dxa"/>
            <w:tcBorders>
              <w:bottom w:val="single" w:sz="12" w:space="0" w:color="auto"/>
            </w:tcBorders>
          </w:tcPr>
          <w:p w14:paraId="7CA60F5B"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756" w:type="dxa"/>
            <w:tcBorders>
              <w:bottom w:val="single" w:sz="12" w:space="0" w:color="auto"/>
            </w:tcBorders>
            <w:vAlign w:val="center"/>
          </w:tcPr>
          <w:p w14:paraId="09A810DF" w14:textId="77777777" w:rsidR="001504F8" w:rsidRPr="001504F8" w:rsidRDefault="001504F8" w:rsidP="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r>
    </w:tbl>
    <w:p w14:paraId="1CE00E31" w14:textId="77777777" w:rsidR="00D82ACF" w:rsidRPr="001504F8" w:rsidRDefault="00D82ACF" w:rsidP="00D82ACF">
      <w:pPr>
        <w:pStyle w:val="Normal1"/>
      </w:pPr>
    </w:p>
    <w:p w14:paraId="61CAB8FA" w14:textId="77777777" w:rsidR="00375C1A" w:rsidRPr="001504F8" w:rsidRDefault="00375C1A" w:rsidP="00D82ACF">
      <w:pPr>
        <w:pStyle w:val="Normal1"/>
      </w:pPr>
      <w:r w:rsidRPr="001504F8">
        <w:br w:type="page"/>
      </w:r>
    </w:p>
    <w:p w14:paraId="30937356" w14:textId="10883224" w:rsidR="00D82ACF" w:rsidRPr="001504F8" w:rsidRDefault="000F2F59" w:rsidP="00624F76">
      <w:pPr>
        <w:pStyle w:val="Normal1"/>
      </w:pPr>
      <w:r w:rsidRPr="001504F8">
        <w:lastRenderedPageBreak/>
        <w:t>(B) Developmental samples</w:t>
      </w:r>
    </w:p>
    <w:p w14:paraId="3560A3B7" w14:textId="77777777" w:rsidR="000F2F59" w:rsidRPr="001504F8" w:rsidRDefault="000F2F59" w:rsidP="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tbl>
      <w:tblPr>
        <w:tblW w:w="0" w:type="auto"/>
        <w:tblBorders>
          <w:top w:val="nil"/>
          <w:left w:val="nil"/>
          <w:right w:val="nil"/>
        </w:tblBorders>
        <w:tblLayout w:type="fixed"/>
        <w:tblLook w:val="0000" w:firstRow="0" w:lastRow="0" w:firstColumn="0" w:lastColumn="0" w:noHBand="0" w:noVBand="0"/>
      </w:tblPr>
      <w:tblGrid>
        <w:gridCol w:w="1297"/>
        <w:gridCol w:w="2100"/>
        <w:gridCol w:w="1923"/>
        <w:gridCol w:w="2266"/>
        <w:gridCol w:w="1985"/>
      </w:tblGrid>
      <w:tr w:rsidR="00090DF8" w:rsidRPr="001504F8" w14:paraId="72BD3A05" w14:textId="77777777" w:rsidTr="00090DF8">
        <w:trPr>
          <w:trHeight w:val="279"/>
        </w:trPr>
        <w:tc>
          <w:tcPr>
            <w:tcW w:w="1297" w:type="dxa"/>
            <w:vMerge w:val="restart"/>
            <w:tcBorders>
              <w:top w:val="single" w:sz="12" w:space="0" w:color="auto"/>
            </w:tcBorders>
            <w:shd w:val="clear" w:color="auto" w:fill="E6E6E6"/>
            <w:vAlign w:val="center"/>
          </w:tcPr>
          <w:p w14:paraId="577583D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Development</w:t>
            </w:r>
          </w:p>
        </w:tc>
        <w:tc>
          <w:tcPr>
            <w:tcW w:w="4023" w:type="dxa"/>
            <w:gridSpan w:val="2"/>
            <w:tcBorders>
              <w:top w:val="single" w:sz="12" w:space="0" w:color="auto"/>
              <w:bottom w:val="single" w:sz="6" w:space="0" w:color="auto"/>
            </w:tcBorders>
            <w:shd w:val="clear" w:color="auto" w:fill="E6E6E6"/>
            <w:vAlign w:val="center"/>
          </w:tcPr>
          <w:p w14:paraId="546EB4EE" w14:textId="4219151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
                <w:kern w:val="1"/>
                <w:sz w:val="18"/>
                <w:szCs w:val="18"/>
              </w:rPr>
            </w:pPr>
            <w:r w:rsidRPr="001504F8">
              <w:rPr>
                <w:rFonts w:ascii="Gill Sans" w:hAnsi="Gill Sans" w:cs="Gill Sans"/>
                <w:i/>
                <w:kern w:val="1"/>
                <w:sz w:val="18"/>
                <w:szCs w:val="18"/>
              </w:rPr>
              <w:t>Hypsibius dujardini</w:t>
            </w:r>
          </w:p>
        </w:tc>
        <w:tc>
          <w:tcPr>
            <w:tcW w:w="4251" w:type="dxa"/>
            <w:gridSpan w:val="2"/>
            <w:tcBorders>
              <w:top w:val="single" w:sz="12" w:space="0" w:color="auto"/>
              <w:bottom w:val="single" w:sz="6" w:space="0" w:color="auto"/>
            </w:tcBorders>
            <w:shd w:val="clear" w:color="auto" w:fill="E6E6E6"/>
            <w:vAlign w:val="center"/>
          </w:tcPr>
          <w:p w14:paraId="01FA19D2" w14:textId="6C53897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
                <w:kern w:val="1"/>
                <w:sz w:val="18"/>
                <w:szCs w:val="18"/>
              </w:rPr>
            </w:pPr>
            <w:r w:rsidRPr="001504F8">
              <w:rPr>
                <w:rFonts w:ascii="Gill Sans" w:hAnsi="Gill Sans" w:cs="Gill Sans"/>
                <w:i/>
                <w:kern w:val="1"/>
                <w:sz w:val="18"/>
                <w:szCs w:val="18"/>
              </w:rPr>
              <w:t>Ramazzottius varieornatus</w:t>
            </w:r>
          </w:p>
        </w:tc>
      </w:tr>
      <w:tr w:rsidR="00090DF8" w:rsidRPr="001504F8" w14:paraId="72F86C71" w14:textId="77777777" w:rsidTr="00090DF8">
        <w:trPr>
          <w:trHeight w:val="279"/>
        </w:trPr>
        <w:tc>
          <w:tcPr>
            <w:tcW w:w="1297" w:type="dxa"/>
            <w:vMerge/>
            <w:tcBorders>
              <w:bottom w:val="single" w:sz="4" w:space="0" w:color="auto"/>
            </w:tcBorders>
            <w:shd w:val="clear" w:color="auto" w:fill="E6E6E6"/>
            <w:vAlign w:val="center"/>
          </w:tcPr>
          <w:p w14:paraId="452F9DD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18"/>
              </w:rPr>
            </w:pPr>
          </w:p>
        </w:tc>
        <w:tc>
          <w:tcPr>
            <w:tcW w:w="2100" w:type="dxa"/>
            <w:tcBorders>
              <w:top w:val="single" w:sz="6" w:space="0" w:color="auto"/>
              <w:bottom w:val="single" w:sz="4" w:space="0" w:color="auto"/>
            </w:tcBorders>
            <w:shd w:val="clear" w:color="auto" w:fill="E6E6E6"/>
            <w:vAlign w:val="center"/>
          </w:tcPr>
          <w:p w14:paraId="4EC731B9" w14:textId="6CA0B7A6"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
                <w:iCs/>
                <w:sz w:val="18"/>
                <w:szCs w:val="18"/>
              </w:rPr>
            </w:pPr>
            <w:r w:rsidRPr="001504F8">
              <w:rPr>
                <w:rFonts w:ascii="Gill Sans" w:hAnsi="Gill Sans" w:cs="Gill Sans"/>
                <w:i/>
                <w:iCs/>
                <w:sz w:val="18"/>
                <w:szCs w:val="18"/>
              </w:rPr>
              <w:t>Transcriptome</w:t>
            </w:r>
          </w:p>
        </w:tc>
        <w:tc>
          <w:tcPr>
            <w:tcW w:w="1923" w:type="dxa"/>
            <w:tcBorders>
              <w:top w:val="single" w:sz="6" w:space="0" w:color="auto"/>
              <w:bottom w:val="single" w:sz="4" w:space="0" w:color="auto"/>
            </w:tcBorders>
            <w:shd w:val="clear" w:color="auto" w:fill="E6E6E6"/>
            <w:vAlign w:val="center"/>
          </w:tcPr>
          <w:p w14:paraId="4ACB6045" w14:textId="15C333B6"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
                <w:iCs/>
                <w:sz w:val="18"/>
                <w:szCs w:val="18"/>
              </w:rPr>
            </w:pPr>
            <w:r w:rsidRPr="001504F8">
              <w:rPr>
                <w:rFonts w:ascii="Gill Sans" w:hAnsi="Gill Sans" w:cs="Gill Sans"/>
                <w:i/>
                <w:iCs/>
                <w:sz w:val="18"/>
                <w:szCs w:val="18"/>
              </w:rPr>
              <w:t>Genome</w:t>
            </w:r>
          </w:p>
        </w:tc>
        <w:tc>
          <w:tcPr>
            <w:tcW w:w="2266" w:type="dxa"/>
            <w:tcBorders>
              <w:top w:val="single" w:sz="6" w:space="0" w:color="auto"/>
              <w:bottom w:val="single" w:sz="4" w:space="0" w:color="auto"/>
            </w:tcBorders>
            <w:shd w:val="clear" w:color="auto" w:fill="E6E6E6"/>
            <w:vAlign w:val="center"/>
          </w:tcPr>
          <w:p w14:paraId="77391DA4" w14:textId="1487C78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
                <w:iCs/>
                <w:sz w:val="18"/>
                <w:szCs w:val="18"/>
              </w:rPr>
            </w:pPr>
            <w:r w:rsidRPr="001504F8">
              <w:rPr>
                <w:rFonts w:ascii="Gill Sans" w:hAnsi="Gill Sans" w:cs="Gill Sans"/>
                <w:i/>
                <w:iCs/>
                <w:sz w:val="18"/>
                <w:szCs w:val="18"/>
              </w:rPr>
              <w:t>Transcriptome</w:t>
            </w:r>
          </w:p>
        </w:tc>
        <w:tc>
          <w:tcPr>
            <w:tcW w:w="1985" w:type="dxa"/>
            <w:tcBorders>
              <w:top w:val="single" w:sz="6" w:space="0" w:color="auto"/>
              <w:bottom w:val="single" w:sz="4" w:space="0" w:color="auto"/>
            </w:tcBorders>
            <w:shd w:val="clear" w:color="auto" w:fill="E6E6E6"/>
            <w:vAlign w:val="center"/>
          </w:tcPr>
          <w:p w14:paraId="65330FF7" w14:textId="37FDE18E"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
                <w:iCs/>
                <w:sz w:val="18"/>
                <w:szCs w:val="18"/>
              </w:rPr>
            </w:pPr>
            <w:r w:rsidRPr="001504F8">
              <w:rPr>
                <w:rFonts w:ascii="Gill Sans" w:hAnsi="Gill Sans" w:cs="Gill Sans"/>
                <w:i/>
                <w:iCs/>
                <w:sz w:val="18"/>
                <w:szCs w:val="18"/>
              </w:rPr>
              <w:t>Genome</w:t>
            </w:r>
          </w:p>
        </w:tc>
      </w:tr>
      <w:tr w:rsidR="00090DF8" w:rsidRPr="001504F8" w14:paraId="2EF92B23" w14:textId="77777777" w:rsidTr="00090DF8">
        <w:tblPrEx>
          <w:tblBorders>
            <w:top w:val="none" w:sz="0" w:space="0" w:color="auto"/>
          </w:tblBorders>
        </w:tblPrEx>
        <w:trPr>
          <w:trHeight w:val="279"/>
        </w:trPr>
        <w:tc>
          <w:tcPr>
            <w:tcW w:w="1297" w:type="dxa"/>
            <w:tcBorders>
              <w:top w:val="single" w:sz="4" w:space="0" w:color="auto"/>
            </w:tcBorders>
            <w:vAlign w:val="center"/>
          </w:tcPr>
          <w:p w14:paraId="6067BC8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E1-1</w:t>
            </w:r>
          </w:p>
        </w:tc>
        <w:tc>
          <w:tcPr>
            <w:tcW w:w="2100" w:type="dxa"/>
            <w:tcBorders>
              <w:top w:val="single" w:sz="4" w:space="0" w:color="auto"/>
            </w:tcBorders>
            <w:vAlign w:val="center"/>
          </w:tcPr>
          <w:p w14:paraId="06B7F7B0" w14:textId="287CEA5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4,378,145 (49.51%)</w:t>
            </w:r>
          </w:p>
        </w:tc>
        <w:tc>
          <w:tcPr>
            <w:tcW w:w="1923" w:type="dxa"/>
            <w:tcBorders>
              <w:top w:val="single" w:sz="4" w:space="0" w:color="auto"/>
            </w:tcBorders>
            <w:vAlign w:val="center"/>
          </w:tcPr>
          <w:p w14:paraId="5AA5C558" w14:textId="7684851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7,962,696 (87.17%)</w:t>
            </w:r>
          </w:p>
        </w:tc>
        <w:tc>
          <w:tcPr>
            <w:tcW w:w="2266" w:type="dxa"/>
            <w:tcBorders>
              <w:top w:val="single" w:sz="4" w:space="0" w:color="auto"/>
            </w:tcBorders>
            <w:vAlign w:val="center"/>
          </w:tcPr>
          <w:p w14:paraId="2490B9D5" w14:textId="7DC4930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5,191,424 (44.32%)</w:t>
            </w:r>
          </w:p>
        </w:tc>
        <w:tc>
          <w:tcPr>
            <w:tcW w:w="1985" w:type="dxa"/>
            <w:tcBorders>
              <w:top w:val="single" w:sz="4" w:space="0" w:color="auto"/>
            </w:tcBorders>
            <w:vAlign w:val="center"/>
          </w:tcPr>
          <w:p w14:paraId="5F35D354" w14:textId="234D1EF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9,436,055 (77.92%)</w:t>
            </w:r>
          </w:p>
        </w:tc>
      </w:tr>
      <w:tr w:rsidR="00090DF8" w:rsidRPr="001504F8" w14:paraId="38CD68E9" w14:textId="77777777" w:rsidTr="00090DF8">
        <w:tblPrEx>
          <w:tblBorders>
            <w:top w:val="none" w:sz="0" w:space="0" w:color="auto"/>
          </w:tblBorders>
        </w:tblPrEx>
        <w:trPr>
          <w:trHeight w:val="279"/>
        </w:trPr>
        <w:tc>
          <w:tcPr>
            <w:tcW w:w="1297" w:type="dxa"/>
            <w:vAlign w:val="center"/>
          </w:tcPr>
          <w:p w14:paraId="27F8AD9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E1-2</w:t>
            </w:r>
          </w:p>
        </w:tc>
        <w:tc>
          <w:tcPr>
            <w:tcW w:w="2100" w:type="dxa"/>
            <w:vAlign w:val="center"/>
          </w:tcPr>
          <w:p w14:paraId="0A284576" w14:textId="124242AF"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5,253,306 (50.92%)</w:t>
            </w:r>
          </w:p>
        </w:tc>
        <w:tc>
          <w:tcPr>
            <w:tcW w:w="1923" w:type="dxa"/>
            <w:vAlign w:val="center"/>
          </w:tcPr>
          <w:p w14:paraId="45FD7DE8" w14:textId="01678D9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9,311,381 (87.33%)</w:t>
            </w:r>
          </w:p>
        </w:tc>
        <w:tc>
          <w:tcPr>
            <w:tcW w:w="2266" w:type="dxa"/>
            <w:vAlign w:val="center"/>
          </w:tcPr>
          <w:p w14:paraId="28D41668" w14:textId="69C49AF6"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5,299,355 (40.49%)</w:t>
            </w:r>
          </w:p>
        </w:tc>
        <w:tc>
          <w:tcPr>
            <w:tcW w:w="1985" w:type="dxa"/>
            <w:vAlign w:val="center"/>
          </w:tcPr>
          <w:p w14:paraId="6B6C678C" w14:textId="3BCF732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9,693,795 (71.78%)</w:t>
            </w:r>
          </w:p>
        </w:tc>
      </w:tr>
      <w:tr w:rsidR="00090DF8" w:rsidRPr="001504F8" w14:paraId="6E99C8A8" w14:textId="77777777" w:rsidTr="00090DF8">
        <w:tblPrEx>
          <w:tblBorders>
            <w:top w:val="none" w:sz="0" w:space="0" w:color="auto"/>
          </w:tblBorders>
        </w:tblPrEx>
        <w:trPr>
          <w:trHeight w:val="279"/>
        </w:trPr>
        <w:tc>
          <w:tcPr>
            <w:tcW w:w="1297" w:type="dxa"/>
            <w:vAlign w:val="center"/>
          </w:tcPr>
          <w:p w14:paraId="3B3E80A5"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E1-3</w:t>
            </w:r>
          </w:p>
        </w:tc>
        <w:tc>
          <w:tcPr>
            <w:tcW w:w="2100" w:type="dxa"/>
            <w:vAlign w:val="center"/>
          </w:tcPr>
          <w:p w14:paraId="67DA1726" w14:textId="58C0566F"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3,958,477 (47.46%)</w:t>
            </w:r>
          </w:p>
        </w:tc>
        <w:tc>
          <w:tcPr>
            <w:tcW w:w="1923" w:type="dxa"/>
            <w:vAlign w:val="center"/>
          </w:tcPr>
          <w:p w14:paraId="34B70B82" w14:textId="287C3F4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7,341,290 (84.97%)</w:t>
            </w:r>
          </w:p>
        </w:tc>
        <w:tc>
          <w:tcPr>
            <w:tcW w:w="2266" w:type="dxa"/>
            <w:vAlign w:val="center"/>
          </w:tcPr>
          <w:p w14:paraId="6D4159FC" w14:textId="179FDD4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5,051,568 (37.66%)</w:t>
            </w:r>
          </w:p>
        </w:tc>
        <w:tc>
          <w:tcPr>
            <w:tcW w:w="1985" w:type="dxa"/>
            <w:vAlign w:val="center"/>
          </w:tcPr>
          <w:p w14:paraId="7F25F7A1" w14:textId="0208197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9,497,572 (68.66%)</w:t>
            </w:r>
          </w:p>
        </w:tc>
      </w:tr>
      <w:tr w:rsidR="00090DF8" w:rsidRPr="001504F8" w14:paraId="5ABEBF93" w14:textId="77777777" w:rsidTr="00090DF8">
        <w:tblPrEx>
          <w:tblBorders>
            <w:top w:val="none" w:sz="0" w:space="0" w:color="auto"/>
          </w:tblBorders>
        </w:tblPrEx>
        <w:trPr>
          <w:trHeight w:val="279"/>
        </w:trPr>
        <w:tc>
          <w:tcPr>
            <w:tcW w:w="1297" w:type="dxa"/>
            <w:vAlign w:val="center"/>
          </w:tcPr>
          <w:p w14:paraId="1CB3C7E6"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E2-1</w:t>
            </w:r>
          </w:p>
        </w:tc>
        <w:tc>
          <w:tcPr>
            <w:tcW w:w="2100" w:type="dxa"/>
            <w:vAlign w:val="center"/>
          </w:tcPr>
          <w:p w14:paraId="38088791" w14:textId="1DBC4CA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4,818,034 (40.76%)</w:t>
            </w:r>
          </w:p>
        </w:tc>
        <w:tc>
          <w:tcPr>
            <w:tcW w:w="1923" w:type="dxa"/>
            <w:vAlign w:val="center"/>
          </w:tcPr>
          <w:p w14:paraId="3A458451" w14:textId="5ECC10B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10,213,359 (83.77%)</w:t>
            </w:r>
          </w:p>
        </w:tc>
        <w:tc>
          <w:tcPr>
            <w:tcW w:w="2266" w:type="dxa"/>
            <w:vAlign w:val="center"/>
          </w:tcPr>
          <w:p w14:paraId="17F1EB93" w14:textId="4BB78DA3"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2,591,777 (20.38%)</w:t>
            </w:r>
          </w:p>
        </w:tc>
        <w:tc>
          <w:tcPr>
            <w:tcW w:w="1985" w:type="dxa"/>
            <w:vAlign w:val="center"/>
          </w:tcPr>
          <w:p w14:paraId="36E71934" w14:textId="579BE68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5,835,138 (45.13%)</w:t>
            </w:r>
          </w:p>
        </w:tc>
      </w:tr>
      <w:tr w:rsidR="00090DF8" w:rsidRPr="001504F8" w14:paraId="01D7876E" w14:textId="77777777" w:rsidTr="00090DF8">
        <w:tblPrEx>
          <w:tblBorders>
            <w:top w:val="none" w:sz="0" w:space="0" w:color="auto"/>
          </w:tblBorders>
        </w:tblPrEx>
        <w:trPr>
          <w:trHeight w:val="279"/>
        </w:trPr>
        <w:tc>
          <w:tcPr>
            <w:tcW w:w="1297" w:type="dxa"/>
            <w:vAlign w:val="center"/>
          </w:tcPr>
          <w:p w14:paraId="62C8428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E2-2</w:t>
            </w:r>
          </w:p>
        </w:tc>
        <w:tc>
          <w:tcPr>
            <w:tcW w:w="2100" w:type="dxa"/>
            <w:vAlign w:val="center"/>
          </w:tcPr>
          <w:p w14:paraId="37ACB32C" w14:textId="2AFA5B9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4,777,963 (42.98%)</w:t>
            </w:r>
          </w:p>
        </w:tc>
        <w:tc>
          <w:tcPr>
            <w:tcW w:w="1923" w:type="dxa"/>
            <w:vAlign w:val="center"/>
          </w:tcPr>
          <w:p w14:paraId="77626411" w14:textId="6BDE07D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9,834,385 (85.84%)</w:t>
            </w:r>
          </w:p>
        </w:tc>
        <w:tc>
          <w:tcPr>
            <w:tcW w:w="2266" w:type="dxa"/>
            <w:vAlign w:val="center"/>
          </w:tcPr>
          <w:p w14:paraId="14A5CC27" w14:textId="442C198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3,098,601 (21.52%)</w:t>
            </w:r>
          </w:p>
        </w:tc>
        <w:tc>
          <w:tcPr>
            <w:tcW w:w="1985" w:type="dxa"/>
            <w:vAlign w:val="center"/>
          </w:tcPr>
          <w:p w14:paraId="37959DE7" w14:textId="2A152D5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6,685,797 (45.59%)</w:t>
            </w:r>
          </w:p>
        </w:tc>
      </w:tr>
      <w:tr w:rsidR="00090DF8" w:rsidRPr="001504F8" w14:paraId="2E013730" w14:textId="77777777" w:rsidTr="00090DF8">
        <w:tblPrEx>
          <w:tblBorders>
            <w:top w:val="none" w:sz="0" w:space="0" w:color="auto"/>
          </w:tblBorders>
        </w:tblPrEx>
        <w:trPr>
          <w:trHeight w:val="279"/>
        </w:trPr>
        <w:tc>
          <w:tcPr>
            <w:tcW w:w="1297" w:type="dxa"/>
            <w:vAlign w:val="center"/>
          </w:tcPr>
          <w:p w14:paraId="447338A3"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E2-3</w:t>
            </w:r>
          </w:p>
        </w:tc>
        <w:tc>
          <w:tcPr>
            <w:tcW w:w="2100" w:type="dxa"/>
            <w:vAlign w:val="center"/>
          </w:tcPr>
          <w:p w14:paraId="1350AF78" w14:textId="79DD1BC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4,525,795 (44.45%)</w:t>
            </w:r>
          </w:p>
        </w:tc>
        <w:tc>
          <w:tcPr>
            <w:tcW w:w="1923" w:type="dxa"/>
            <w:vAlign w:val="center"/>
          </w:tcPr>
          <w:p w14:paraId="19684871" w14:textId="2673B55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8,777,764 (83.40%)</w:t>
            </w:r>
          </w:p>
        </w:tc>
        <w:tc>
          <w:tcPr>
            <w:tcW w:w="2266" w:type="dxa"/>
            <w:vAlign w:val="center"/>
          </w:tcPr>
          <w:p w14:paraId="50AFD338" w14:textId="047F96B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2,514,170 (19.17%)</w:t>
            </w:r>
          </w:p>
        </w:tc>
        <w:tc>
          <w:tcPr>
            <w:tcW w:w="1985" w:type="dxa"/>
            <w:vAlign w:val="center"/>
          </w:tcPr>
          <w:p w14:paraId="0446DFB8" w14:textId="36EE789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5,823252 (43.70%)</w:t>
            </w:r>
          </w:p>
        </w:tc>
      </w:tr>
      <w:tr w:rsidR="00090DF8" w:rsidRPr="001504F8" w14:paraId="3D14E61E" w14:textId="77777777" w:rsidTr="00090DF8">
        <w:tblPrEx>
          <w:tblBorders>
            <w:top w:val="none" w:sz="0" w:space="0" w:color="auto"/>
          </w:tblBorders>
        </w:tblPrEx>
        <w:trPr>
          <w:trHeight w:val="279"/>
        </w:trPr>
        <w:tc>
          <w:tcPr>
            <w:tcW w:w="1297" w:type="dxa"/>
            <w:vAlign w:val="center"/>
          </w:tcPr>
          <w:p w14:paraId="7FAEFFC1"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E3-1</w:t>
            </w:r>
          </w:p>
        </w:tc>
        <w:tc>
          <w:tcPr>
            <w:tcW w:w="2100" w:type="dxa"/>
            <w:vAlign w:val="center"/>
          </w:tcPr>
          <w:p w14:paraId="77968EB7" w14:textId="4BE9C7E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4,529,697 (44.92%)</w:t>
            </w:r>
          </w:p>
        </w:tc>
        <w:tc>
          <w:tcPr>
            <w:tcW w:w="1923" w:type="dxa"/>
            <w:vAlign w:val="center"/>
          </w:tcPr>
          <w:p w14:paraId="65EDE935" w14:textId="5D46229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8,738,778 (83.96%)</w:t>
            </w:r>
          </w:p>
        </w:tc>
        <w:tc>
          <w:tcPr>
            <w:tcW w:w="2266" w:type="dxa"/>
            <w:vAlign w:val="center"/>
          </w:tcPr>
          <w:p w14:paraId="7318714A" w14:textId="0932D6F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3,504,071 (24.40%)</w:t>
            </w:r>
          </w:p>
        </w:tc>
        <w:tc>
          <w:tcPr>
            <w:tcW w:w="1985" w:type="dxa"/>
            <w:vAlign w:val="center"/>
          </w:tcPr>
          <w:p w14:paraId="0BBF1853" w14:textId="3185B34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7,761,912 (53.03%)</w:t>
            </w:r>
          </w:p>
        </w:tc>
      </w:tr>
      <w:tr w:rsidR="00090DF8" w:rsidRPr="001504F8" w14:paraId="4EBFD8E3" w14:textId="77777777" w:rsidTr="00090DF8">
        <w:tblPrEx>
          <w:tblBorders>
            <w:top w:val="none" w:sz="0" w:space="0" w:color="auto"/>
          </w:tblBorders>
        </w:tblPrEx>
        <w:trPr>
          <w:trHeight w:val="279"/>
        </w:trPr>
        <w:tc>
          <w:tcPr>
            <w:tcW w:w="1297" w:type="dxa"/>
            <w:vAlign w:val="center"/>
          </w:tcPr>
          <w:p w14:paraId="65CCEF0D"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E3-2</w:t>
            </w:r>
          </w:p>
        </w:tc>
        <w:tc>
          <w:tcPr>
            <w:tcW w:w="2100" w:type="dxa"/>
            <w:vAlign w:val="center"/>
          </w:tcPr>
          <w:p w14:paraId="01FBC3FB" w14:textId="61B3E02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3,661,789 (39.49%)</w:t>
            </w:r>
          </w:p>
        </w:tc>
        <w:tc>
          <w:tcPr>
            <w:tcW w:w="1923" w:type="dxa"/>
            <w:vAlign w:val="center"/>
          </w:tcPr>
          <w:p w14:paraId="329A2A22" w14:textId="7CC6DCB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7,335,588 (76.93%)</w:t>
            </w:r>
          </w:p>
        </w:tc>
        <w:tc>
          <w:tcPr>
            <w:tcW w:w="2266" w:type="dxa"/>
            <w:vAlign w:val="center"/>
          </w:tcPr>
          <w:p w14:paraId="5F4F2BCD" w14:textId="2E7DC903"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2,935,065 (21.50%)</w:t>
            </w:r>
          </w:p>
        </w:tc>
        <w:tc>
          <w:tcPr>
            <w:tcW w:w="1985" w:type="dxa"/>
            <w:vAlign w:val="center"/>
          </w:tcPr>
          <w:p w14:paraId="7B5032F5" w14:textId="6684088A"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6,961,489 (50.14%)</w:t>
            </w:r>
          </w:p>
        </w:tc>
      </w:tr>
      <w:tr w:rsidR="00090DF8" w:rsidRPr="001504F8" w14:paraId="2214C55B" w14:textId="77777777" w:rsidTr="00090DF8">
        <w:tblPrEx>
          <w:tblBorders>
            <w:top w:val="none" w:sz="0" w:space="0" w:color="auto"/>
          </w:tblBorders>
        </w:tblPrEx>
        <w:trPr>
          <w:trHeight w:val="279"/>
        </w:trPr>
        <w:tc>
          <w:tcPr>
            <w:tcW w:w="1297" w:type="dxa"/>
            <w:vAlign w:val="center"/>
          </w:tcPr>
          <w:p w14:paraId="30F06E4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E3-3</w:t>
            </w:r>
          </w:p>
        </w:tc>
        <w:tc>
          <w:tcPr>
            <w:tcW w:w="2100" w:type="dxa"/>
            <w:vAlign w:val="center"/>
          </w:tcPr>
          <w:p w14:paraId="12C396A0" w14:textId="51BF7903"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4,941,305 (41.53%)</w:t>
            </w:r>
          </w:p>
        </w:tc>
        <w:tc>
          <w:tcPr>
            <w:tcW w:w="1923" w:type="dxa"/>
            <w:vAlign w:val="center"/>
          </w:tcPr>
          <w:p w14:paraId="74764320" w14:textId="7C8BDED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10,139,902 (82.78%)</w:t>
            </w:r>
          </w:p>
        </w:tc>
        <w:tc>
          <w:tcPr>
            <w:tcW w:w="2266" w:type="dxa"/>
            <w:vAlign w:val="center"/>
          </w:tcPr>
          <w:p w14:paraId="77FA1C01" w14:textId="63ADEBF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1,551,655 (17.59%)</w:t>
            </w:r>
          </w:p>
        </w:tc>
        <w:tc>
          <w:tcPr>
            <w:tcW w:w="1985" w:type="dxa"/>
            <w:vAlign w:val="center"/>
          </w:tcPr>
          <w:p w14:paraId="51115C75" w14:textId="64F2581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3,826,220 (42.74%)</w:t>
            </w:r>
          </w:p>
        </w:tc>
      </w:tr>
      <w:tr w:rsidR="00090DF8" w:rsidRPr="001504F8" w14:paraId="09809C75" w14:textId="77777777" w:rsidTr="00090DF8">
        <w:tblPrEx>
          <w:tblBorders>
            <w:top w:val="none" w:sz="0" w:space="0" w:color="auto"/>
          </w:tblBorders>
        </w:tblPrEx>
        <w:trPr>
          <w:trHeight w:val="279"/>
        </w:trPr>
        <w:tc>
          <w:tcPr>
            <w:tcW w:w="1297" w:type="dxa"/>
            <w:vAlign w:val="center"/>
          </w:tcPr>
          <w:p w14:paraId="11E3E72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E4-1</w:t>
            </w:r>
          </w:p>
        </w:tc>
        <w:tc>
          <w:tcPr>
            <w:tcW w:w="2100" w:type="dxa"/>
            <w:vAlign w:val="center"/>
          </w:tcPr>
          <w:p w14:paraId="6F27E516" w14:textId="691BE23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4,,446,480 (38.18%)</w:t>
            </w:r>
          </w:p>
        </w:tc>
        <w:tc>
          <w:tcPr>
            <w:tcW w:w="1923" w:type="dxa"/>
            <w:vAlign w:val="center"/>
          </w:tcPr>
          <w:p w14:paraId="688C6AFC" w14:textId="4EEC9E3F"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8,251,277 (68.94%)</w:t>
            </w:r>
          </w:p>
        </w:tc>
        <w:tc>
          <w:tcPr>
            <w:tcW w:w="2266" w:type="dxa"/>
            <w:vAlign w:val="center"/>
          </w:tcPr>
          <w:p w14:paraId="6DF13842" w14:textId="02269ED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2,286,988 (18.13%)</w:t>
            </w:r>
          </w:p>
        </w:tc>
        <w:tc>
          <w:tcPr>
            <w:tcW w:w="1985" w:type="dxa"/>
            <w:vAlign w:val="center"/>
          </w:tcPr>
          <w:p w14:paraId="5A083FB3" w14:textId="6A858C63"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5,335,818 (41.70%)</w:t>
            </w:r>
          </w:p>
        </w:tc>
      </w:tr>
      <w:tr w:rsidR="00090DF8" w:rsidRPr="001504F8" w14:paraId="7A398EDF" w14:textId="77777777" w:rsidTr="00090DF8">
        <w:tblPrEx>
          <w:tblBorders>
            <w:top w:val="none" w:sz="0" w:space="0" w:color="auto"/>
          </w:tblBorders>
        </w:tblPrEx>
        <w:trPr>
          <w:trHeight w:val="279"/>
        </w:trPr>
        <w:tc>
          <w:tcPr>
            <w:tcW w:w="1297" w:type="dxa"/>
            <w:vAlign w:val="center"/>
          </w:tcPr>
          <w:p w14:paraId="25FEF39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E4-2</w:t>
            </w:r>
          </w:p>
        </w:tc>
        <w:tc>
          <w:tcPr>
            <w:tcW w:w="2100" w:type="dxa"/>
            <w:vAlign w:val="center"/>
          </w:tcPr>
          <w:p w14:paraId="40D3E5CF" w14:textId="6785F5A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5,057,162 (40.74%)</w:t>
            </w:r>
          </w:p>
        </w:tc>
        <w:tc>
          <w:tcPr>
            <w:tcW w:w="1923" w:type="dxa"/>
            <w:vAlign w:val="center"/>
          </w:tcPr>
          <w:p w14:paraId="1C241D01" w14:textId="1E233B6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9,514,858 (74.52%)</w:t>
            </w:r>
          </w:p>
        </w:tc>
        <w:tc>
          <w:tcPr>
            <w:tcW w:w="2266" w:type="dxa"/>
            <w:vAlign w:val="center"/>
          </w:tcPr>
          <w:p w14:paraId="30796AEF" w14:textId="00D775E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1,805,923 (11.82%)</w:t>
            </w:r>
          </w:p>
        </w:tc>
        <w:tc>
          <w:tcPr>
            <w:tcW w:w="1985" w:type="dxa"/>
            <w:vAlign w:val="center"/>
          </w:tcPr>
          <w:p w14:paraId="3D0815D0" w14:textId="74B0539F"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4,599,738 (29.82%)</w:t>
            </w:r>
          </w:p>
        </w:tc>
      </w:tr>
      <w:tr w:rsidR="00090DF8" w:rsidRPr="001504F8" w14:paraId="02B747CF" w14:textId="77777777" w:rsidTr="00090DF8">
        <w:tblPrEx>
          <w:tblBorders>
            <w:top w:val="none" w:sz="0" w:space="0" w:color="auto"/>
          </w:tblBorders>
        </w:tblPrEx>
        <w:trPr>
          <w:trHeight w:val="279"/>
        </w:trPr>
        <w:tc>
          <w:tcPr>
            <w:tcW w:w="1297" w:type="dxa"/>
            <w:vAlign w:val="center"/>
          </w:tcPr>
          <w:p w14:paraId="0D2AF7B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E4-3</w:t>
            </w:r>
          </w:p>
        </w:tc>
        <w:tc>
          <w:tcPr>
            <w:tcW w:w="2100" w:type="dxa"/>
            <w:vAlign w:val="center"/>
          </w:tcPr>
          <w:p w14:paraId="446D5D14" w14:textId="3E00F23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3,622,851 (37.44%)</w:t>
            </w:r>
          </w:p>
        </w:tc>
        <w:tc>
          <w:tcPr>
            <w:tcW w:w="1923" w:type="dxa"/>
            <w:vAlign w:val="center"/>
          </w:tcPr>
          <w:p w14:paraId="329893F2" w14:textId="07CAA7C3"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7,249,760 (73.06%)</w:t>
            </w:r>
          </w:p>
        </w:tc>
        <w:tc>
          <w:tcPr>
            <w:tcW w:w="2266" w:type="dxa"/>
            <w:vAlign w:val="center"/>
          </w:tcPr>
          <w:p w14:paraId="22706FED" w14:textId="19B8B33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1,451,975 (11.59%)</w:t>
            </w:r>
          </w:p>
        </w:tc>
        <w:tc>
          <w:tcPr>
            <w:tcW w:w="1985" w:type="dxa"/>
            <w:vAlign w:val="center"/>
          </w:tcPr>
          <w:p w14:paraId="4E8295BD" w14:textId="2494DD7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3,634,522 (28.75%)</w:t>
            </w:r>
          </w:p>
        </w:tc>
      </w:tr>
      <w:tr w:rsidR="00090DF8" w:rsidRPr="001504F8" w14:paraId="0C927C00" w14:textId="77777777" w:rsidTr="00090DF8">
        <w:tblPrEx>
          <w:tblBorders>
            <w:top w:val="none" w:sz="0" w:space="0" w:color="auto"/>
          </w:tblBorders>
        </w:tblPrEx>
        <w:trPr>
          <w:trHeight w:val="279"/>
        </w:trPr>
        <w:tc>
          <w:tcPr>
            <w:tcW w:w="1297" w:type="dxa"/>
            <w:vAlign w:val="center"/>
          </w:tcPr>
          <w:p w14:paraId="4C4A8300"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E5-1</w:t>
            </w:r>
          </w:p>
        </w:tc>
        <w:tc>
          <w:tcPr>
            <w:tcW w:w="2100" w:type="dxa"/>
            <w:vAlign w:val="center"/>
          </w:tcPr>
          <w:p w14:paraId="619076AF" w14:textId="484AE19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5,008,318 (41.91%)</w:t>
            </w:r>
          </w:p>
        </w:tc>
        <w:tc>
          <w:tcPr>
            <w:tcW w:w="1923" w:type="dxa"/>
            <w:vAlign w:val="center"/>
          </w:tcPr>
          <w:p w14:paraId="7E2606B0" w14:textId="17EF8F2A"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9,568,902 (77.70%)</w:t>
            </w:r>
          </w:p>
        </w:tc>
        <w:tc>
          <w:tcPr>
            <w:tcW w:w="2266" w:type="dxa"/>
            <w:vAlign w:val="center"/>
          </w:tcPr>
          <w:p w14:paraId="13DB9C74" w14:textId="5A8017CF"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9,29,244 (7.37%)</w:t>
            </w:r>
          </w:p>
        </w:tc>
        <w:tc>
          <w:tcPr>
            <w:tcW w:w="1985" w:type="dxa"/>
            <w:vAlign w:val="center"/>
          </w:tcPr>
          <w:p w14:paraId="6B0DD432" w14:textId="5776F21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2,786,443 (21.98%)</w:t>
            </w:r>
          </w:p>
        </w:tc>
      </w:tr>
      <w:tr w:rsidR="00090DF8" w:rsidRPr="001504F8" w14:paraId="45CCDC2F" w14:textId="77777777" w:rsidTr="00090DF8">
        <w:tblPrEx>
          <w:tblBorders>
            <w:top w:val="none" w:sz="0" w:space="0" w:color="auto"/>
          </w:tblBorders>
        </w:tblPrEx>
        <w:trPr>
          <w:trHeight w:val="279"/>
        </w:trPr>
        <w:tc>
          <w:tcPr>
            <w:tcW w:w="1297" w:type="dxa"/>
            <w:vAlign w:val="center"/>
          </w:tcPr>
          <w:p w14:paraId="6AABCCF6"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E5-2</w:t>
            </w:r>
          </w:p>
        </w:tc>
        <w:tc>
          <w:tcPr>
            <w:tcW w:w="2100" w:type="dxa"/>
            <w:vAlign w:val="center"/>
          </w:tcPr>
          <w:p w14:paraId="5BE2E5B6" w14:textId="5B75BB7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5,415,199 (46.66%)</w:t>
            </w:r>
          </w:p>
        </w:tc>
        <w:tc>
          <w:tcPr>
            <w:tcW w:w="1923" w:type="dxa"/>
            <w:vAlign w:val="center"/>
          </w:tcPr>
          <w:p w14:paraId="2A9369FC" w14:textId="5246E0CA"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10,173,646 (84.90%)</w:t>
            </w:r>
          </w:p>
        </w:tc>
        <w:tc>
          <w:tcPr>
            <w:tcW w:w="2266" w:type="dxa"/>
            <w:vAlign w:val="center"/>
          </w:tcPr>
          <w:p w14:paraId="7455AD7A" w14:textId="22DFAE2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2,99,688 (2.07%)</w:t>
            </w:r>
          </w:p>
        </w:tc>
        <w:tc>
          <w:tcPr>
            <w:tcW w:w="1985" w:type="dxa"/>
            <w:vAlign w:val="center"/>
          </w:tcPr>
          <w:p w14:paraId="15ED25B9" w14:textId="5095810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1,680,860 (11.58%)</w:t>
            </w:r>
          </w:p>
        </w:tc>
      </w:tr>
      <w:tr w:rsidR="00090DF8" w:rsidRPr="001504F8" w14:paraId="733EDB65" w14:textId="77777777" w:rsidTr="00090DF8">
        <w:tblPrEx>
          <w:tblBorders>
            <w:top w:val="none" w:sz="0" w:space="0" w:color="auto"/>
          </w:tblBorders>
        </w:tblPrEx>
        <w:trPr>
          <w:trHeight w:val="279"/>
        </w:trPr>
        <w:tc>
          <w:tcPr>
            <w:tcW w:w="1297" w:type="dxa"/>
            <w:vAlign w:val="center"/>
          </w:tcPr>
          <w:p w14:paraId="5F27D6D5"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E5-3</w:t>
            </w:r>
          </w:p>
        </w:tc>
        <w:tc>
          <w:tcPr>
            <w:tcW w:w="2100" w:type="dxa"/>
            <w:vAlign w:val="center"/>
          </w:tcPr>
          <w:p w14:paraId="16698877" w14:textId="395FCD6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4,816,060 (45.72%)</w:t>
            </w:r>
          </w:p>
        </w:tc>
        <w:tc>
          <w:tcPr>
            <w:tcW w:w="1923" w:type="dxa"/>
            <w:vAlign w:val="center"/>
          </w:tcPr>
          <w:p w14:paraId="69A503F6" w14:textId="44A0683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9,050,720 (83.26%)</w:t>
            </w:r>
          </w:p>
        </w:tc>
        <w:tc>
          <w:tcPr>
            <w:tcW w:w="2266" w:type="dxa"/>
            <w:vAlign w:val="center"/>
          </w:tcPr>
          <w:p w14:paraId="7A95E030" w14:textId="4FDDFAB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6,30,014 (3.64%)</w:t>
            </w:r>
          </w:p>
        </w:tc>
        <w:tc>
          <w:tcPr>
            <w:tcW w:w="1985" w:type="dxa"/>
            <w:vAlign w:val="center"/>
          </w:tcPr>
          <w:p w14:paraId="62C679E3" w14:textId="14E04AA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2,605,069 (14.98%)</w:t>
            </w:r>
          </w:p>
        </w:tc>
      </w:tr>
      <w:tr w:rsidR="00090DF8" w:rsidRPr="001504F8" w14:paraId="622DCA48" w14:textId="77777777" w:rsidTr="00090DF8">
        <w:tblPrEx>
          <w:tblBorders>
            <w:top w:val="none" w:sz="0" w:space="0" w:color="auto"/>
          </w:tblBorders>
        </w:tblPrEx>
        <w:trPr>
          <w:trHeight w:val="279"/>
        </w:trPr>
        <w:tc>
          <w:tcPr>
            <w:tcW w:w="1297" w:type="dxa"/>
            <w:vAlign w:val="center"/>
          </w:tcPr>
          <w:p w14:paraId="4D739B0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B1-1</w:t>
            </w:r>
          </w:p>
        </w:tc>
        <w:tc>
          <w:tcPr>
            <w:tcW w:w="2100" w:type="dxa"/>
            <w:vAlign w:val="center"/>
          </w:tcPr>
          <w:p w14:paraId="670FB775" w14:textId="3BE720F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6,372,485 (51.09%)</w:t>
            </w:r>
          </w:p>
        </w:tc>
        <w:tc>
          <w:tcPr>
            <w:tcW w:w="1923" w:type="dxa"/>
            <w:vAlign w:val="center"/>
          </w:tcPr>
          <w:p w14:paraId="60FDE1C3" w14:textId="09DFDC56"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11,862,133 (91.80%)</w:t>
            </w:r>
          </w:p>
        </w:tc>
        <w:tc>
          <w:tcPr>
            <w:tcW w:w="2266" w:type="dxa"/>
            <w:vAlign w:val="center"/>
          </w:tcPr>
          <w:p w14:paraId="06CAE304" w14:textId="2F9FC4D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2,043,701 (42.39%)</w:t>
            </w:r>
          </w:p>
        </w:tc>
        <w:tc>
          <w:tcPr>
            <w:tcW w:w="1985" w:type="dxa"/>
            <w:vAlign w:val="center"/>
          </w:tcPr>
          <w:p w14:paraId="3073B685" w14:textId="763B5D62"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3,563,016 (71.91%)</w:t>
            </w:r>
          </w:p>
        </w:tc>
      </w:tr>
      <w:tr w:rsidR="00090DF8" w:rsidRPr="001504F8" w14:paraId="25EFC8B2" w14:textId="77777777" w:rsidTr="00090DF8">
        <w:tblPrEx>
          <w:tblBorders>
            <w:top w:val="none" w:sz="0" w:space="0" w:color="auto"/>
          </w:tblBorders>
        </w:tblPrEx>
        <w:trPr>
          <w:trHeight w:val="279"/>
        </w:trPr>
        <w:tc>
          <w:tcPr>
            <w:tcW w:w="1297" w:type="dxa"/>
            <w:vAlign w:val="center"/>
          </w:tcPr>
          <w:p w14:paraId="11B60E51"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B1-2</w:t>
            </w:r>
          </w:p>
        </w:tc>
        <w:tc>
          <w:tcPr>
            <w:tcW w:w="2100" w:type="dxa"/>
            <w:vAlign w:val="center"/>
          </w:tcPr>
          <w:p w14:paraId="104FEAF5" w14:textId="0A5601E3"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3,753,075 (30.46%)</w:t>
            </w:r>
          </w:p>
        </w:tc>
        <w:tc>
          <w:tcPr>
            <w:tcW w:w="1923" w:type="dxa"/>
            <w:vAlign w:val="center"/>
          </w:tcPr>
          <w:p w14:paraId="64F56EF3" w14:textId="61A0072E"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7,981,613 (63.46%)</w:t>
            </w:r>
          </w:p>
        </w:tc>
        <w:tc>
          <w:tcPr>
            <w:tcW w:w="2266" w:type="dxa"/>
            <w:vAlign w:val="center"/>
          </w:tcPr>
          <w:p w14:paraId="36AE5817" w14:textId="70BD090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2,871,856 (46.14%)</w:t>
            </w:r>
          </w:p>
        </w:tc>
        <w:tc>
          <w:tcPr>
            <w:tcW w:w="1985" w:type="dxa"/>
            <w:vAlign w:val="center"/>
          </w:tcPr>
          <w:p w14:paraId="59762ED7" w14:textId="68BBFA2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4832,785 (75.38%)</w:t>
            </w:r>
          </w:p>
        </w:tc>
      </w:tr>
      <w:tr w:rsidR="00090DF8" w:rsidRPr="001504F8" w14:paraId="3D8800B3" w14:textId="77777777" w:rsidTr="00090DF8">
        <w:tblPrEx>
          <w:tblBorders>
            <w:top w:val="none" w:sz="0" w:space="0" w:color="auto"/>
          </w:tblBorders>
        </w:tblPrEx>
        <w:trPr>
          <w:trHeight w:val="279"/>
        </w:trPr>
        <w:tc>
          <w:tcPr>
            <w:tcW w:w="1297" w:type="dxa"/>
            <w:vAlign w:val="center"/>
          </w:tcPr>
          <w:p w14:paraId="7AF31F4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B1-3</w:t>
            </w:r>
          </w:p>
        </w:tc>
        <w:tc>
          <w:tcPr>
            <w:tcW w:w="2100" w:type="dxa"/>
            <w:vAlign w:val="center"/>
          </w:tcPr>
          <w:p w14:paraId="5C0456C9" w14:textId="45B81F4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4,574,819 (35.86%)</w:t>
            </w:r>
          </w:p>
        </w:tc>
        <w:tc>
          <w:tcPr>
            <w:tcW w:w="1923" w:type="dxa"/>
            <w:vAlign w:val="center"/>
          </w:tcPr>
          <w:p w14:paraId="2D82556E" w14:textId="1B3A3F7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9,315,606 (71.27%)</w:t>
            </w:r>
          </w:p>
        </w:tc>
        <w:tc>
          <w:tcPr>
            <w:tcW w:w="2266" w:type="dxa"/>
            <w:vAlign w:val="center"/>
          </w:tcPr>
          <w:p w14:paraId="7C1432D3" w14:textId="73F2BF56"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2,684,092 (47.50%)</w:t>
            </w:r>
          </w:p>
        </w:tc>
        <w:tc>
          <w:tcPr>
            <w:tcW w:w="1985" w:type="dxa"/>
            <w:vAlign w:val="center"/>
          </w:tcPr>
          <w:p w14:paraId="2DEECF00" w14:textId="37FCC3D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4,539,890 (77.94%)</w:t>
            </w:r>
          </w:p>
        </w:tc>
      </w:tr>
      <w:tr w:rsidR="00090DF8" w:rsidRPr="001504F8" w14:paraId="551C6038" w14:textId="77777777" w:rsidTr="00090DF8">
        <w:tblPrEx>
          <w:tblBorders>
            <w:top w:val="none" w:sz="0" w:space="0" w:color="auto"/>
          </w:tblBorders>
        </w:tblPrEx>
        <w:trPr>
          <w:trHeight w:val="279"/>
        </w:trPr>
        <w:tc>
          <w:tcPr>
            <w:tcW w:w="1297" w:type="dxa"/>
            <w:vAlign w:val="center"/>
          </w:tcPr>
          <w:p w14:paraId="258FBABB"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B2-1</w:t>
            </w:r>
          </w:p>
        </w:tc>
        <w:tc>
          <w:tcPr>
            <w:tcW w:w="2100" w:type="dxa"/>
            <w:vAlign w:val="center"/>
          </w:tcPr>
          <w:p w14:paraId="15FB5A66" w14:textId="01B7315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2,727,779 (20.79%)</w:t>
            </w:r>
          </w:p>
        </w:tc>
        <w:tc>
          <w:tcPr>
            <w:tcW w:w="1923" w:type="dxa"/>
            <w:vAlign w:val="center"/>
          </w:tcPr>
          <w:p w14:paraId="66C7B2F3" w14:textId="3E275AC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6,397,464 (48.10%)</w:t>
            </w:r>
          </w:p>
        </w:tc>
        <w:tc>
          <w:tcPr>
            <w:tcW w:w="2266" w:type="dxa"/>
            <w:vAlign w:val="center"/>
          </w:tcPr>
          <w:p w14:paraId="16290173"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3E29653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60E7544D" w14:textId="77777777" w:rsidTr="00090DF8">
        <w:tblPrEx>
          <w:tblBorders>
            <w:top w:val="none" w:sz="0" w:space="0" w:color="auto"/>
          </w:tblBorders>
        </w:tblPrEx>
        <w:trPr>
          <w:trHeight w:val="279"/>
        </w:trPr>
        <w:tc>
          <w:tcPr>
            <w:tcW w:w="1297" w:type="dxa"/>
            <w:vAlign w:val="center"/>
          </w:tcPr>
          <w:p w14:paraId="3CA42680"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B2-2</w:t>
            </w:r>
          </w:p>
        </w:tc>
        <w:tc>
          <w:tcPr>
            <w:tcW w:w="2100" w:type="dxa"/>
            <w:vAlign w:val="center"/>
          </w:tcPr>
          <w:p w14:paraId="0065D465" w14:textId="602AA1C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2,293,308 (15.87%)</w:t>
            </w:r>
          </w:p>
        </w:tc>
        <w:tc>
          <w:tcPr>
            <w:tcW w:w="1923" w:type="dxa"/>
            <w:vAlign w:val="center"/>
          </w:tcPr>
          <w:p w14:paraId="5D91DCA3" w14:textId="1B13C3E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5,574,352 (38.18%)</w:t>
            </w:r>
          </w:p>
        </w:tc>
        <w:tc>
          <w:tcPr>
            <w:tcW w:w="2266" w:type="dxa"/>
            <w:vAlign w:val="center"/>
          </w:tcPr>
          <w:p w14:paraId="3FCA510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4F934C6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760F7098" w14:textId="77777777" w:rsidTr="00090DF8">
        <w:tblPrEx>
          <w:tblBorders>
            <w:top w:val="none" w:sz="0" w:space="0" w:color="auto"/>
          </w:tblBorders>
        </w:tblPrEx>
        <w:trPr>
          <w:trHeight w:val="279"/>
        </w:trPr>
        <w:tc>
          <w:tcPr>
            <w:tcW w:w="1297" w:type="dxa"/>
            <w:vAlign w:val="center"/>
          </w:tcPr>
          <w:p w14:paraId="2599E6FD"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B2-3</w:t>
            </w:r>
          </w:p>
        </w:tc>
        <w:tc>
          <w:tcPr>
            <w:tcW w:w="2100" w:type="dxa"/>
            <w:vAlign w:val="center"/>
          </w:tcPr>
          <w:p w14:paraId="1C3F49A9" w14:textId="240DEB0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2,244,975 (16.17%)</w:t>
            </w:r>
          </w:p>
        </w:tc>
        <w:tc>
          <w:tcPr>
            <w:tcW w:w="1923" w:type="dxa"/>
            <w:vAlign w:val="center"/>
          </w:tcPr>
          <w:p w14:paraId="42F99264" w14:textId="70C6AEE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5,219,405 (37.19%)</w:t>
            </w:r>
          </w:p>
        </w:tc>
        <w:tc>
          <w:tcPr>
            <w:tcW w:w="2266" w:type="dxa"/>
            <w:vAlign w:val="center"/>
          </w:tcPr>
          <w:p w14:paraId="7B71D06E"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5855FE73"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375A0872" w14:textId="77777777" w:rsidTr="00090DF8">
        <w:tblPrEx>
          <w:tblBorders>
            <w:top w:val="none" w:sz="0" w:space="0" w:color="auto"/>
          </w:tblBorders>
        </w:tblPrEx>
        <w:trPr>
          <w:trHeight w:val="279"/>
        </w:trPr>
        <w:tc>
          <w:tcPr>
            <w:tcW w:w="1297" w:type="dxa"/>
            <w:vAlign w:val="center"/>
          </w:tcPr>
          <w:p w14:paraId="495F69DC"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B3-1</w:t>
            </w:r>
          </w:p>
        </w:tc>
        <w:tc>
          <w:tcPr>
            <w:tcW w:w="2100" w:type="dxa"/>
            <w:vAlign w:val="center"/>
          </w:tcPr>
          <w:p w14:paraId="6C6CF376" w14:textId="456B173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3,009,036 (35.94%)</w:t>
            </w:r>
          </w:p>
        </w:tc>
        <w:tc>
          <w:tcPr>
            <w:tcW w:w="1923" w:type="dxa"/>
            <w:vAlign w:val="center"/>
          </w:tcPr>
          <w:p w14:paraId="2AC4EE34" w14:textId="71CC727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6,134,894 (71.71%)</w:t>
            </w:r>
          </w:p>
        </w:tc>
        <w:tc>
          <w:tcPr>
            <w:tcW w:w="2266" w:type="dxa"/>
            <w:vAlign w:val="center"/>
          </w:tcPr>
          <w:p w14:paraId="5FF30FF0"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0AB75C3B"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203E1925" w14:textId="77777777" w:rsidTr="00090DF8">
        <w:tblPrEx>
          <w:tblBorders>
            <w:top w:val="none" w:sz="0" w:space="0" w:color="auto"/>
          </w:tblBorders>
        </w:tblPrEx>
        <w:trPr>
          <w:trHeight w:val="279"/>
        </w:trPr>
        <w:tc>
          <w:tcPr>
            <w:tcW w:w="1297" w:type="dxa"/>
            <w:vAlign w:val="center"/>
          </w:tcPr>
          <w:p w14:paraId="1402BC0F"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B3-2</w:t>
            </w:r>
          </w:p>
        </w:tc>
        <w:tc>
          <w:tcPr>
            <w:tcW w:w="2100" w:type="dxa"/>
            <w:vAlign w:val="center"/>
          </w:tcPr>
          <w:p w14:paraId="47F5393B" w14:textId="062AF43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1,800,045 (27.48%)</w:t>
            </w:r>
          </w:p>
        </w:tc>
        <w:tc>
          <w:tcPr>
            <w:tcW w:w="1923" w:type="dxa"/>
            <w:vAlign w:val="center"/>
          </w:tcPr>
          <w:p w14:paraId="25A1659A" w14:textId="108101C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3,885,947 (58.34%)</w:t>
            </w:r>
          </w:p>
        </w:tc>
        <w:tc>
          <w:tcPr>
            <w:tcW w:w="2266" w:type="dxa"/>
            <w:vAlign w:val="center"/>
          </w:tcPr>
          <w:p w14:paraId="3BC37E4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55CFCED1"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4F6EA4BA" w14:textId="77777777" w:rsidTr="00090DF8">
        <w:tblPrEx>
          <w:tblBorders>
            <w:top w:val="none" w:sz="0" w:space="0" w:color="auto"/>
          </w:tblBorders>
        </w:tblPrEx>
        <w:trPr>
          <w:trHeight w:val="279"/>
        </w:trPr>
        <w:tc>
          <w:tcPr>
            <w:tcW w:w="1297" w:type="dxa"/>
            <w:vAlign w:val="center"/>
          </w:tcPr>
          <w:p w14:paraId="0957658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B3-3</w:t>
            </w:r>
          </w:p>
        </w:tc>
        <w:tc>
          <w:tcPr>
            <w:tcW w:w="2100" w:type="dxa"/>
            <w:vAlign w:val="center"/>
          </w:tcPr>
          <w:p w14:paraId="78DEB1A6" w14:textId="04CF3A9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3,070,949 (31.38%)</w:t>
            </w:r>
          </w:p>
        </w:tc>
        <w:tc>
          <w:tcPr>
            <w:tcW w:w="1923" w:type="dxa"/>
            <w:vAlign w:val="center"/>
          </w:tcPr>
          <w:p w14:paraId="125223B2" w14:textId="590D54A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6,447,666 (64.60%)</w:t>
            </w:r>
          </w:p>
        </w:tc>
        <w:tc>
          <w:tcPr>
            <w:tcW w:w="2266" w:type="dxa"/>
            <w:vAlign w:val="center"/>
          </w:tcPr>
          <w:p w14:paraId="743016D6"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73E9124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46B927ED" w14:textId="77777777" w:rsidTr="00090DF8">
        <w:tblPrEx>
          <w:tblBorders>
            <w:top w:val="none" w:sz="0" w:space="0" w:color="auto"/>
          </w:tblBorders>
        </w:tblPrEx>
        <w:trPr>
          <w:trHeight w:val="279"/>
        </w:trPr>
        <w:tc>
          <w:tcPr>
            <w:tcW w:w="1297" w:type="dxa"/>
            <w:vAlign w:val="center"/>
          </w:tcPr>
          <w:p w14:paraId="62B24E4F"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B4-1</w:t>
            </w:r>
          </w:p>
        </w:tc>
        <w:tc>
          <w:tcPr>
            <w:tcW w:w="2100" w:type="dxa"/>
            <w:vAlign w:val="center"/>
          </w:tcPr>
          <w:p w14:paraId="6D730543" w14:textId="0F0964C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3,213,530 (32.66%)</w:t>
            </w:r>
          </w:p>
        </w:tc>
        <w:tc>
          <w:tcPr>
            <w:tcW w:w="1923" w:type="dxa"/>
            <w:vAlign w:val="center"/>
          </w:tcPr>
          <w:p w14:paraId="709DD000" w14:textId="7FBAC20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6,355,544 (63.35%)</w:t>
            </w:r>
          </w:p>
        </w:tc>
        <w:tc>
          <w:tcPr>
            <w:tcW w:w="2266" w:type="dxa"/>
            <w:vAlign w:val="center"/>
          </w:tcPr>
          <w:p w14:paraId="7141892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7A37B8C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72BDEDF3" w14:textId="77777777" w:rsidTr="00090DF8">
        <w:tblPrEx>
          <w:tblBorders>
            <w:top w:val="none" w:sz="0" w:space="0" w:color="auto"/>
          </w:tblBorders>
        </w:tblPrEx>
        <w:trPr>
          <w:trHeight w:val="279"/>
        </w:trPr>
        <w:tc>
          <w:tcPr>
            <w:tcW w:w="1297" w:type="dxa"/>
            <w:vAlign w:val="center"/>
          </w:tcPr>
          <w:p w14:paraId="483D836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B4-2</w:t>
            </w:r>
          </w:p>
        </w:tc>
        <w:tc>
          <w:tcPr>
            <w:tcW w:w="2100" w:type="dxa"/>
            <w:vAlign w:val="center"/>
          </w:tcPr>
          <w:p w14:paraId="7AE67A6D" w14:textId="3F12370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3,718,153 (22.29%)</w:t>
            </w:r>
          </w:p>
        </w:tc>
        <w:tc>
          <w:tcPr>
            <w:tcW w:w="1923" w:type="dxa"/>
            <w:vAlign w:val="center"/>
          </w:tcPr>
          <w:p w14:paraId="76F3A566" w14:textId="6F61F302"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8,188,239 (48.43%)</w:t>
            </w:r>
          </w:p>
        </w:tc>
        <w:tc>
          <w:tcPr>
            <w:tcW w:w="2266" w:type="dxa"/>
            <w:vAlign w:val="center"/>
          </w:tcPr>
          <w:p w14:paraId="7C1D395B"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082E494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05242845" w14:textId="77777777" w:rsidTr="00090DF8">
        <w:tblPrEx>
          <w:tblBorders>
            <w:top w:val="none" w:sz="0" w:space="0" w:color="auto"/>
          </w:tblBorders>
        </w:tblPrEx>
        <w:trPr>
          <w:trHeight w:val="279"/>
        </w:trPr>
        <w:tc>
          <w:tcPr>
            <w:tcW w:w="1297" w:type="dxa"/>
            <w:vAlign w:val="center"/>
          </w:tcPr>
          <w:p w14:paraId="7B5E763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B4-3</w:t>
            </w:r>
          </w:p>
        </w:tc>
        <w:tc>
          <w:tcPr>
            <w:tcW w:w="2100" w:type="dxa"/>
            <w:vAlign w:val="center"/>
          </w:tcPr>
          <w:p w14:paraId="71EA0E65" w14:textId="13E35430"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3,808,703 (23.79%)</w:t>
            </w:r>
          </w:p>
        </w:tc>
        <w:tc>
          <w:tcPr>
            <w:tcW w:w="1923" w:type="dxa"/>
            <w:vAlign w:val="center"/>
          </w:tcPr>
          <w:p w14:paraId="3B37209E" w14:textId="472DB912"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8,102,210 (49.89%)</w:t>
            </w:r>
          </w:p>
        </w:tc>
        <w:tc>
          <w:tcPr>
            <w:tcW w:w="2266" w:type="dxa"/>
            <w:vAlign w:val="center"/>
          </w:tcPr>
          <w:p w14:paraId="4CEB24D7"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73F124F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694EDD0D" w14:textId="77777777" w:rsidTr="00090DF8">
        <w:tblPrEx>
          <w:tblBorders>
            <w:top w:val="none" w:sz="0" w:space="0" w:color="auto"/>
          </w:tblBorders>
        </w:tblPrEx>
        <w:trPr>
          <w:trHeight w:val="279"/>
        </w:trPr>
        <w:tc>
          <w:tcPr>
            <w:tcW w:w="1297" w:type="dxa"/>
            <w:vAlign w:val="center"/>
          </w:tcPr>
          <w:p w14:paraId="5729A160"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B5-1</w:t>
            </w:r>
          </w:p>
        </w:tc>
        <w:tc>
          <w:tcPr>
            <w:tcW w:w="2100" w:type="dxa"/>
            <w:vAlign w:val="center"/>
          </w:tcPr>
          <w:p w14:paraId="7320D68F" w14:textId="1FA7704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2,366,172 (34.10%)</w:t>
            </w:r>
          </w:p>
        </w:tc>
        <w:tc>
          <w:tcPr>
            <w:tcW w:w="1923" w:type="dxa"/>
            <w:vAlign w:val="center"/>
          </w:tcPr>
          <w:p w14:paraId="4DD4215D" w14:textId="0E5563AF"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4,775,355 (67.40%)</w:t>
            </w:r>
          </w:p>
        </w:tc>
        <w:tc>
          <w:tcPr>
            <w:tcW w:w="2266" w:type="dxa"/>
            <w:vAlign w:val="center"/>
          </w:tcPr>
          <w:p w14:paraId="5E10B889"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4284521C"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2422C0D7" w14:textId="77777777" w:rsidTr="00090DF8">
        <w:tblPrEx>
          <w:tblBorders>
            <w:top w:val="none" w:sz="0" w:space="0" w:color="auto"/>
          </w:tblBorders>
        </w:tblPrEx>
        <w:trPr>
          <w:trHeight w:val="279"/>
        </w:trPr>
        <w:tc>
          <w:tcPr>
            <w:tcW w:w="1297" w:type="dxa"/>
            <w:vAlign w:val="center"/>
          </w:tcPr>
          <w:p w14:paraId="1183369C"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B5-2</w:t>
            </w:r>
          </w:p>
        </w:tc>
        <w:tc>
          <w:tcPr>
            <w:tcW w:w="2100" w:type="dxa"/>
            <w:vAlign w:val="center"/>
          </w:tcPr>
          <w:p w14:paraId="71D2ADF3" w14:textId="58BAF9EA"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2,507,768 (28.28%)</w:t>
            </w:r>
          </w:p>
        </w:tc>
        <w:tc>
          <w:tcPr>
            <w:tcW w:w="1923" w:type="dxa"/>
            <w:vAlign w:val="center"/>
          </w:tcPr>
          <w:p w14:paraId="3A6834B8" w14:textId="2729AA2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5,510,508 (61.17%)</w:t>
            </w:r>
          </w:p>
        </w:tc>
        <w:tc>
          <w:tcPr>
            <w:tcW w:w="2266" w:type="dxa"/>
            <w:vAlign w:val="center"/>
          </w:tcPr>
          <w:p w14:paraId="4ABB50FB"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0F1E9ABB"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75C3959A" w14:textId="77777777" w:rsidTr="00090DF8">
        <w:tblPrEx>
          <w:tblBorders>
            <w:top w:val="none" w:sz="0" w:space="0" w:color="auto"/>
          </w:tblBorders>
        </w:tblPrEx>
        <w:trPr>
          <w:trHeight w:val="279"/>
        </w:trPr>
        <w:tc>
          <w:tcPr>
            <w:tcW w:w="1297" w:type="dxa"/>
            <w:vAlign w:val="center"/>
          </w:tcPr>
          <w:p w14:paraId="644CC7D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B5-3</w:t>
            </w:r>
          </w:p>
        </w:tc>
        <w:tc>
          <w:tcPr>
            <w:tcW w:w="2100" w:type="dxa"/>
            <w:vAlign w:val="center"/>
          </w:tcPr>
          <w:p w14:paraId="709AF40B" w14:textId="5B6949B4"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3,797,968 (29.40%)</w:t>
            </w:r>
          </w:p>
        </w:tc>
        <w:tc>
          <w:tcPr>
            <w:tcW w:w="1923" w:type="dxa"/>
            <w:vAlign w:val="center"/>
          </w:tcPr>
          <w:p w14:paraId="039136A5" w14:textId="6988E51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7,968,128 (60.63%)</w:t>
            </w:r>
          </w:p>
        </w:tc>
        <w:tc>
          <w:tcPr>
            <w:tcW w:w="2266" w:type="dxa"/>
            <w:vAlign w:val="center"/>
          </w:tcPr>
          <w:p w14:paraId="74EA1A1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53F84032"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09E8AA58" w14:textId="77777777" w:rsidTr="00090DF8">
        <w:tblPrEx>
          <w:tblBorders>
            <w:top w:val="none" w:sz="0" w:space="0" w:color="auto"/>
          </w:tblBorders>
        </w:tblPrEx>
        <w:trPr>
          <w:trHeight w:val="279"/>
        </w:trPr>
        <w:tc>
          <w:tcPr>
            <w:tcW w:w="1297" w:type="dxa"/>
            <w:vAlign w:val="center"/>
          </w:tcPr>
          <w:p w14:paraId="6B4F342C"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B6-1</w:t>
            </w:r>
          </w:p>
        </w:tc>
        <w:tc>
          <w:tcPr>
            <w:tcW w:w="2100" w:type="dxa"/>
            <w:vAlign w:val="center"/>
          </w:tcPr>
          <w:p w14:paraId="5891664E" w14:textId="121317D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4,176,593 (42.35%)</w:t>
            </w:r>
          </w:p>
        </w:tc>
        <w:tc>
          <w:tcPr>
            <w:tcW w:w="1923" w:type="dxa"/>
            <w:vAlign w:val="center"/>
          </w:tcPr>
          <w:p w14:paraId="5D0EB4F2" w14:textId="6A3A8B3B"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8,477,432 (83.80%)</w:t>
            </w:r>
          </w:p>
        </w:tc>
        <w:tc>
          <w:tcPr>
            <w:tcW w:w="2266" w:type="dxa"/>
            <w:vAlign w:val="center"/>
          </w:tcPr>
          <w:p w14:paraId="1840965C"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00D5173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7AC60C64" w14:textId="77777777" w:rsidTr="00090DF8">
        <w:tblPrEx>
          <w:tblBorders>
            <w:top w:val="none" w:sz="0" w:space="0" w:color="auto"/>
          </w:tblBorders>
        </w:tblPrEx>
        <w:trPr>
          <w:trHeight w:val="279"/>
        </w:trPr>
        <w:tc>
          <w:tcPr>
            <w:tcW w:w="1297" w:type="dxa"/>
            <w:vAlign w:val="center"/>
          </w:tcPr>
          <w:p w14:paraId="3DDBB422"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B6-2</w:t>
            </w:r>
          </w:p>
        </w:tc>
        <w:tc>
          <w:tcPr>
            <w:tcW w:w="2100" w:type="dxa"/>
            <w:vAlign w:val="center"/>
          </w:tcPr>
          <w:p w14:paraId="309A4A3E" w14:textId="5A209DFE"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5,616,490 (43.40%)</w:t>
            </w:r>
          </w:p>
        </w:tc>
        <w:tc>
          <w:tcPr>
            <w:tcW w:w="1923" w:type="dxa"/>
            <w:vAlign w:val="center"/>
          </w:tcPr>
          <w:p w14:paraId="2A1EEC10" w14:textId="1012994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11,116,147 (83.69%)</w:t>
            </w:r>
          </w:p>
        </w:tc>
        <w:tc>
          <w:tcPr>
            <w:tcW w:w="2266" w:type="dxa"/>
            <w:vAlign w:val="center"/>
          </w:tcPr>
          <w:p w14:paraId="7F52FCD9"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2DBB0546"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44D87C44" w14:textId="77777777" w:rsidTr="00090DF8">
        <w:tblPrEx>
          <w:tblBorders>
            <w:top w:val="none" w:sz="0" w:space="0" w:color="auto"/>
          </w:tblBorders>
        </w:tblPrEx>
        <w:trPr>
          <w:trHeight w:val="279"/>
        </w:trPr>
        <w:tc>
          <w:tcPr>
            <w:tcW w:w="1297" w:type="dxa"/>
            <w:vAlign w:val="center"/>
          </w:tcPr>
          <w:p w14:paraId="1AD660DA"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B6-3</w:t>
            </w:r>
          </w:p>
        </w:tc>
        <w:tc>
          <w:tcPr>
            <w:tcW w:w="2100" w:type="dxa"/>
            <w:vAlign w:val="center"/>
          </w:tcPr>
          <w:p w14:paraId="2D4E3CE0" w14:textId="19CB4EC2"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4,280,233 (36.37%)</w:t>
            </w:r>
          </w:p>
        </w:tc>
        <w:tc>
          <w:tcPr>
            <w:tcW w:w="1923" w:type="dxa"/>
            <w:vAlign w:val="center"/>
          </w:tcPr>
          <w:p w14:paraId="2D822143" w14:textId="3B85A7D5"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8,557,430 (71.17%)</w:t>
            </w:r>
          </w:p>
        </w:tc>
        <w:tc>
          <w:tcPr>
            <w:tcW w:w="2266" w:type="dxa"/>
            <w:vAlign w:val="center"/>
          </w:tcPr>
          <w:p w14:paraId="7442D08B"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4247501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3487EB3D" w14:textId="77777777" w:rsidTr="00090DF8">
        <w:tblPrEx>
          <w:tblBorders>
            <w:top w:val="none" w:sz="0" w:space="0" w:color="auto"/>
          </w:tblBorders>
        </w:tblPrEx>
        <w:trPr>
          <w:trHeight w:val="279"/>
        </w:trPr>
        <w:tc>
          <w:tcPr>
            <w:tcW w:w="1297" w:type="dxa"/>
            <w:vAlign w:val="center"/>
          </w:tcPr>
          <w:p w14:paraId="4024047C"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B7-1</w:t>
            </w:r>
          </w:p>
        </w:tc>
        <w:tc>
          <w:tcPr>
            <w:tcW w:w="2100" w:type="dxa"/>
            <w:vAlign w:val="center"/>
          </w:tcPr>
          <w:p w14:paraId="40CCE356" w14:textId="01368351"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5,380,476 (43.35%)</w:t>
            </w:r>
          </w:p>
        </w:tc>
        <w:tc>
          <w:tcPr>
            <w:tcW w:w="1923" w:type="dxa"/>
            <w:vAlign w:val="center"/>
          </w:tcPr>
          <w:p w14:paraId="0F3A2F5D" w14:textId="2F08EB2D"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10,719,826 (84.09%)</w:t>
            </w:r>
          </w:p>
        </w:tc>
        <w:tc>
          <w:tcPr>
            <w:tcW w:w="2266" w:type="dxa"/>
            <w:vAlign w:val="center"/>
          </w:tcPr>
          <w:p w14:paraId="4637C373"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6451E340"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5308C8EC" w14:textId="77777777" w:rsidTr="00090DF8">
        <w:tblPrEx>
          <w:tblBorders>
            <w:top w:val="none" w:sz="0" w:space="0" w:color="auto"/>
          </w:tblBorders>
        </w:tblPrEx>
        <w:trPr>
          <w:trHeight w:val="279"/>
        </w:trPr>
        <w:tc>
          <w:tcPr>
            <w:tcW w:w="1297" w:type="dxa"/>
            <w:vAlign w:val="center"/>
          </w:tcPr>
          <w:p w14:paraId="5D58469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B7-2</w:t>
            </w:r>
          </w:p>
        </w:tc>
        <w:tc>
          <w:tcPr>
            <w:tcW w:w="2100" w:type="dxa"/>
            <w:vAlign w:val="center"/>
          </w:tcPr>
          <w:p w14:paraId="1E992158" w14:textId="35EE39C9"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4,177,942 (45.40%)</w:t>
            </w:r>
          </w:p>
        </w:tc>
        <w:tc>
          <w:tcPr>
            <w:tcW w:w="1923" w:type="dxa"/>
            <w:vAlign w:val="center"/>
          </w:tcPr>
          <w:p w14:paraId="73A0E490" w14:textId="134D012A"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8,118,862 (85.79%)</w:t>
            </w:r>
          </w:p>
        </w:tc>
        <w:tc>
          <w:tcPr>
            <w:tcW w:w="2266" w:type="dxa"/>
            <w:vAlign w:val="center"/>
          </w:tcPr>
          <w:p w14:paraId="7E6D5FF8"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vAlign w:val="center"/>
          </w:tcPr>
          <w:p w14:paraId="4507B071"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r w:rsidR="00090DF8" w:rsidRPr="001504F8" w14:paraId="7FB2F790" w14:textId="77777777" w:rsidTr="00090DF8">
        <w:trPr>
          <w:trHeight w:val="279"/>
        </w:trPr>
        <w:tc>
          <w:tcPr>
            <w:tcW w:w="1297" w:type="dxa"/>
            <w:tcBorders>
              <w:bottom w:val="single" w:sz="12" w:space="0" w:color="auto"/>
            </w:tcBorders>
            <w:vAlign w:val="center"/>
          </w:tcPr>
          <w:p w14:paraId="1310F8D4"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B7-3</w:t>
            </w:r>
          </w:p>
        </w:tc>
        <w:tc>
          <w:tcPr>
            <w:tcW w:w="2100" w:type="dxa"/>
            <w:tcBorders>
              <w:bottom w:val="single" w:sz="12" w:space="0" w:color="auto"/>
            </w:tcBorders>
            <w:vAlign w:val="center"/>
          </w:tcPr>
          <w:p w14:paraId="0D26907F" w14:textId="3055B8EC"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5,987,512 (43.85%)</w:t>
            </w:r>
          </w:p>
        </w:tc>
        <w:tc>
          <w:tcPr>
            <w:tcW w:w="1923" w:type="dxa"/>
            <w:tcBorders>
              <w:bottom w:val="single" w:sz="12" w:space="0" w:color="auto"/>
            </w:tcBorders>
            <w:vAlign w:val="center"/>
          </w:tcPr>
          <w:p w14:paraId="1B820373" w14:textId="4BAD5F48"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11,144,850 (79.27%)</w:t>
            </w:r>
          </w:p>
        </w:tc>
        <w:tc>
          <w:tcPr>
            <w:tcW w:w="2266" w:type="dxa"/>
            <w:tcBorders>
              <w:bottom w:val="single" w:sz="12" w:space="0" w:color="auto"/>
            </w:tcBorders>
            <w:vAlign w:val="center"/>
          </w:tcPr>
          <w:p w14:paraId="65CB05CD"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c>
          <w:tcPr>
            <w:tcW w:w="1985" w:type="dxa"/>
            <w:tcBorders>
              <w:bottom w:val="single" w:sz="12" w:space="0" w:color="auto"/>
            </w:tcBorders>
            <w:vAlign w:val="center"/>
          </w:tcPr>
          <w:p w14:paraId="38AA7E10" w14:textId="77777777" w:rsidR="00090DF8" w:rsidRPr="001504F8" w:rsidRDefault="00090D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18"/>
              </w:rPr>
            </w:pPr>
            <w:r w:rsidRPr="001504F8">
              <w:rPr>
                <w:rFonts w:ascii="Gill Sans" w:hAnsi="Gill Sans" w:cs="Gill Sans"/>
                <w:sz w:val="18"/>
                <w:szCs w:val="18"/>
              </w:rPr>
              <w:t>NA</w:t>
            </w:r>
          </w:p>
        </w:tc>
      </w:tr>
    </w:tbl>
    <w:p w14:paraId="093A33E0" w14:textId="77777777" w:rsidR="000F2F59" w:rsidRPr="001504F8" w:rsidRDefault="000F2F59" w:rsidP="00D82ACF">
      <w:pPr>
        <w:pStyle w:val="Normal1"/>
      </w:pPr>
    </w:p>
    <w:p w14:paraId="20167F50" w14:textId="73018FA1" w:rsidR="000F2F59" w:rsidRPr="001504F8" w:rsidRDefault="000F2F59">
      <w:pPr>
        <w:rPr>
          <w:rFonts w:ascii="Gill Sans" w:hAnsi="Gill Sans" w:cs="Gill Sans"/>
        </w:rPr>
      </w:pPr>
      <w:r w:rsidRPr="001504F8">
        <w:rPr>
          <w:rFonts w:ascii="Gill Sans" w:hAnsi="Gill Sans" w:cs="Gill Sans"/>
        </w:rPr>
        <w:br w:type="page"/>
      </w:r>
    </w:p>
    <w:p w14:paraId="1DF001B6" w14:textId="74AB43F0" w:rsidR="00D82ACF" w:rsidRPr="001504F8" w:rsidRDefault="000F2F59" w:rsidP="00C471EB">
      <w:pPr>
        <w:pStyle w:val="af4"/>
        <w:rPr>
          <w:rFonts w:ascii="Gill Sans" w:hAnsi="Gill Sans" w:cs="Gill Sans"/>
        </w:rPr>
      </w:pPr>
      <w:bookmarkStart w:id="13" w:name="_Toc349221911"/>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6</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w:t>
      </w:r>
      <w:r w:rsidR="003E0AA7" w:rsidRPr="001504F8">
        <w:rPr>
          <w:rFonts w:ascii="Gill Sans" w:hAnsi="Gill Sans" w:cs="Gill Sans"/>
        </w:rPr>
        <w:t xml:space="preserve">Mapping </w:t>
      </w:r>
      <w:r w:rsidR="001504F8">
        <w:rPr>
          <w:rFonts w:ascii="Gill Sans" w:hAnsi="Gill Sans" w:cs="Gill Sans"/>
        </w:rPr>
        <w:t xml:space="preserve">proportion of the </w:t>
      </w:r>
      <w:r w:rsidR="001504F8">
        <w:rPr>
          <w:rFonts w:ascii="Gill Sans" w:hAnsi="Gill Sans" w:cs="Gill Sans"/>
          <w:i/>
        </w:rPr>
        <w:t>Hypsibius dujardini</w:t>
      </w:r>
      <w:r w:rsidR="001504F8" w:rsidRPr="001504F8">
        <w:rPr>
          <w:rFonts w:ascii="Gill Sans" w:hAnsi="Gill Sans" w:cs="Gill Sans"/>
        </w:rPr>
        <w:t xml:space="preserve"> </w:t>
      </w:r>
      <w:r w:rsidR="002C1C8D" w:rsidRPr="001504F8">
        <w:rPr>
          <w:rFonts w:ascii="Gill Sans" w:hAnsi="Gill Sans" w:cs="Gill Sans"/>
        </w:rPr>
        <w:t>Trinity assembled transcriptome</w:t>
      </w:r>
      <w:bookmarkEnd w:id="13"/>
    </w:p>
    <w:p w14:paraId="2E9174BF" w14:textId="77777777" w:rsidR="000F2F59" w:rsidRPr="001504F8" w:rsidRDefault="000F2F59" w:rsidP="000F2F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tbl>
      <w:tblPr>
        <w:tblW w:w="9527" w:type="dxa"/>
        <w:jc w:val="center"/>
        <w:tblBorders>
          <w:top w:val="nil"/>
          <w:left w:val="nil"/>
          <w:right w:val="nil"/>
        </w:tblBorders>
        <w:tblLayout w:type="fixed"/>
        <w:tblLook w:val="0000" w:firstRow="0" w:lastRow="0" w:firstColumn="0" w:lastColumn="0" w:noHBand="0" w:noVBand="0"/>
      </w:tblPr>
      <w:tblGrid>
        <w:gridCol w:w="2086"/>
        <w:gridCol w:w="2348"/>
        <w:gridCol w:w="2688"/>
        <w:gridCol w:w="2405"/>
      </w:tblGrid>
      <w:tr w:rsidR="0042183D" w:rsidRPr="001504F8" w14:paraId="1422BCD2" w14:textId="77777777" w:rsidTr="0009108B">
        <w:trPr>
          <w:trHeight w:val="377"/>
          <w:jc w:val="center"/>
        </w:trPr>
        <w:tc>
          <w:tcPr>
            <w:tcW w:w="2086" w:type="dxa"/>
            <w:tcBorders>
              <w:top w:val="single" w:sz="12" w:space="0" w:color="auto"/>
            </w:tcBorders>
            <w:shd w:val="clear" w:color="auto" w:fill="E6E6E6"/>
            <w:vAlign w:val="center"/>
          </w:tcPr>
          <w:p w14:paraId="260E2669"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b/>
                <w:i/>
                <w:kern w:val="1"/>
                <w:sz w:val="20"/>
                <w:szCs w:val="20"/>
              </w:rPr>
            </w:pPr>
            <w:r w:rsidRPr="001504F8">
              <w:rPr>
                <w:rFonts w:ascii="Gill Sans" w:hAnsi="Gill Sans" w:cs="Gill Sans"/>
                <w:b/>
                <w:i/>
                <w:sz w:val="20"/>
                <w:szCs w:val="20"/>
              </w:rPr>
              <w:t>Hypsibius dujardini</w:t>
            </w:r>
          </w:p>
        </w:tc>
        <w:tc>
          <w:tcPr>
            <w:tcW w:w="2348" w:type="dxa"/>
            <w:tcBorders>
              <w:top w:val="single" w:sz="12" w:space="0" w:color="auto"/>
            </w:tcBorders>
            <w:shd w:val="clear" w:color="auto" w:fill="E6E6E6"/>
            <w:vAlign w:val="center"/>
          </w:tcPr>
          <w:p w14:paraId="07E46051"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b/>
                <w:i/>
                <w:kern w:val="1"/>
                <w:sz w:val="20"/>
                <w:szCs w:val="20"/>
              </w:rPr>
            </w:pPr>
          </w:p>
        </w:tc>
        <w:tc>
          <w:tcPr>
            <w:tcW w:w="2688" w:type="dxa"/>
            <w:tcBorders>
              <w:top w:val="single" w:sz="12" w:space="0" w:color="auto"/>
            </w:tcBorders>
            <w:shd w:val="clear" w:color="auto" w:fill="E6E6E6"/>
            <w:vAlign w:val="center"/>
          </w:tcPr>
          <w:p w14:paraId="5F4FB28E"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b/>
                <w:i/>
                <w:kern w:val="1"/>
                <w:sz w:val="20"/>
                <w:szCs w:val="20"/>
              </w:rPr>
            </w:pPr>
          </w:p>
        </w:tc>
        <w:tc>
          <w:tcPr>
            <w:tcW w:w="2405" w:type="dxa"/>
            <w:tcBorders>
              <w:top w:val="single" w:sz="12" w:space="0" w:color="auto"/>
            </w:tcBorders>
            <w:shd w:val="clear" w:color="auto" w:fill="E6E6E6"/>
            <w:vAlign w:val="center"/>
          </w:tcPr>
          <w:p w14:paraId="78208F34" w14:textId="077EC9BE"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b/>
                <w:i/>
                <w:kern w:val="1"/>
                <w:sz w:val="20"/>
                <w:szCs w:val="20"/>
              </w:rPr>
            </w:pPr>
          </w:p>
        </w:tc>
      </w:tr>
      <w:tr w:rsidR="0042183D" w:rsidRPr="001504F8" w14:paraId="0FE6CE8E" w14:textId="77777777" w:rsidTr="0009108B">
        <w:trPr>
          <w:trHeight w:val="377"/>
          <w:jc w:val="center"/>
        </w:trPr>
        <w:tc>
          <w:tcPr>
            <w:tcW w:w="2086" w:type="dxa"/>
            <w:tcBorders>
              <w:top w:val="nil"/>
              <w:bottom w:val="single" w:sz="4" w:space="0" w:color="auto"/>
            </w:tcBorders>
            <w:shd w:val="clear" w:color="auto" w:fill="E6E6E6"/>
            <w:vAlign w:val="center"/>
          </w:tcPr>
          <w:p w14:paraId="13B292BE"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b/>
                <w:kern w:val="1"/>
                <w:sz w:val="20"/>
                <w:szCs w:val="20"/>
              </w:rPr>
            </w:pPr>
            <w:r w:rsidRPr="001504F8">
              <w:rPr>
                <w:rFonts w:ascii="Gill Sans" w:hAnsi="Gill Sans" w:cs="Gill Sans"/>
                <w:b/>
                <w:sz w:val="20"/>
                <w:szCs w:val="20"/>
              </w:rPr>
              <w:t>10k Individuals</w:t>
            </w:r>
          </w:p>
        </w:tc>
        <w:tc>
          <w:tcPr>
            <w:tcW w:w="2348" w:type="dxa"/>
            <w:tcBorders>
              <w:top w:val="nil"/>
              <w:bottom w:val="single" w:sz="4" w:space="0" w:color="auto"/>
            </w:tcBorders>
            <w:shd w:val="clear" w:color="auto" w:fill="E6E6E6"/>
            <w:vAlign w:val="center"/>
          </w:tcPr>
          <w:p w14:paraId="70D4DA86" w14:textId="7D248793"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iCs/>
                <w:sz w:val="20"/>
                <w:szCs w:val="20"/>
              </w:rPr>
            </w:pPr>
            <w:r w:rsidRPr="001504F8">
              <w:rPr>
                <w:rFonts w:ascii="Gill Sans" w:hAnsi="Gill Sans" w:cs="Gill Sans"/>
                <w:iCs/>
                <w:sz w:val="20"/>
                <w:szCs w:val="20"/>
              </w:rPr>
              <w:t>Total number of transcripts</w:t>
            </w:r>
            <w:r w:rsidR="001504F8">
              <w:rPr>
                <w:rFonts w:ascii="Gill Sans" w:hAnsi="Gill Sans" w:cs="Gill Sans"/>
                <w:iCs/>
                <w:sz w:val="20"/>
                <w:szCs w:val="20"/>
              </w:rPr>
              <w:t xml:space="preserve"> assembled</w:t>
            </w:r>
          </w:p>
        </w:tc>
        <w:tc>
          <w:tcPr>
            <w:tcW w:w="2688" w:type="dxa"/>
            <w:tcBorders>
              <w:top w:val="nil"/>
              <w:bottom w:val="single" w:sz="4" w:space="0" w:color="auto"/>
            </w:tcBorders>
            <w:shd w:val="clear" w:color="auto" w:fill="E6E6E6"/>
            <w:vAlign w:val="center"/>
          </w:tcPr>
          <w:p w14:paraId="44B43D51" w14:textId="3DC93092" w:rsidR="0042183D" w:rsidRPr="001504F8" w:rsidRDefault="001504F8"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77608">
              <w:rPr>
                <w:rFonts w:ascii="Gill Sans" w:hAnsi="Gill Sans" w:cs="Gill Sans"/>
                <w:iCs/>
                <w:sz w:val="20"/>
                <w:szCs w:val="20"/>
              </w:rPr>
              <w:t xml:space="preserve">Number (proportion) mapped to the </w:t>
            </w:r>
            <w:r w:rsidR="0042183D" w:rsidRPr="001504F8">
              <w:rPr>
                <w:rFonts w:ascii="Gill Sans" w:hAnsi="Gill Sans" w:cs="Gill Sans"/>
                <w:i/>
                <w:iCs/>
                <w:sz w:val="20"/>
                <w:szCs w:val="20"/>
              </w:rPr>
              <w:t xml:space="preserve">H. dujardini </w:t>
            </w:r>
            <w:r w:rsidR="0042183D" w:rsidRPr="001504F8">
              <w:rPr>
                <w:rFonts w:ascii="Gill Sans" w:hAnsi="Gill Sans" w:cs="Gill Sans"/>
                <w:sz w:val="20"/>
                <w:szCs w:val="20"/>
              </w:rPr>
              <w:t>genome</w:t>
            </w:r>
          </w:p>
        </w:tc>
        <w:tc>
          <w:tcPr>
            <w:tcW w:w="2405" w:type="dxa"/>
            <w:tcBorders>
              <w:top w:val="nil"/>
              <w:bottom w:val="single" w:sz="4" w:space="0" w:color="auto"/>
            </w:tcBorders>
            <w:shd w:val="clear" w:color="auto" w:fill="E6E6E6"/>
            <w:vAlign w:val="center"/>
          </w:tcPr>
          <w:p w14:paraId="51A13267" w14:textId="101C8F6A" w:rsidR="0042183D" w:rsidRPr="001504F8" w:rsidRDefault="001504F8"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2F6E04">
              <w:rPr>
                <w:rFonts w:ascii="Gill Sans" w:hAnsi="Gill Sans" w:cs="Gill Sans"/>
                <w:iCs/>
                <w:sz w:val="20"/>
                <w:szCs w:val="20"/>
              </w:rPr>
              <w:t xml:space="preserve">Number (proportion) mapped to the </w:t>
            </w:r>
            <w:r w:rsidR="0042183D" w:rsidRPr="001504F8">
              <w:rPr>
                <w:rFonts w:ascii="Gill Sans" w:hAnsi="Gill Sans" w:cs="Gill Sans"/>
                <w:i/>
                <w:iCs/>
                <w:sz w:val="20"/>
                <w:szCs w:val="20"/>
              </w:rPr>
              <w:t xml:space="preserve">H. dujardini </w:t>
            </w:r>
            <w:r w:rsidR="0042183D" w:rsidRPr="001504F8">
              <w:rPr>
                <w:rFonts w:ascii="Gill Sans" w:hAnsi="Gill Sans" w:cs="Gill Sans"/>
                <w:sz w:val="20"/>
                <w:szCs w:val="20"/>
              </w:rPr>
              <w:t>transcriptome</w:t>
            </w:r>
          </w:p>
        </w:tc>
      </w:tr>
      <w:tr w:rsidR="0042183D" w:rsidRPr="001504F8" w14:paraId="4CE2BA87" w14:textId="77777777" w:rsidTr="0009108B">
        <w:tblPrEx>
          <w:tblBorders>
            <w:top w:val="none" w:sz="0" w:space="0" w:color="auto"/>
          </w:tblBorders>
        </w:tblPrEx>
        <w:trPr>
          <w:trHeight w:val="377"/>
          <w:jc w:val="center"/>
        </w:trPr>
        <w:tc>
          <w:tcPr>
            <w:tcW w:w="2086" w:type="dxa"/>
            <w:tcBorders>
              <w:top w:val="single" w:sz="4" w:space="0" w:color="auto"/>
            </w:tcBorders>
            <w:vAlign w:val="center"/>
          </w:tcPr>
          <w:p w14:paraId="248EDBC7"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act-1</w:t>
            </w:r>
          </w:p>
        </w:tc>
        <w:tc>
          <w:tcPr>
            <w:tcW w:w="2348" w:type="dxa"/>
            <w:tcBorders>
              <w:top w:val="single" w:sz="4" w:space="0" w:color="auto"/>
            </w:tcBorders>
            <w:vAlign w:val="center"/>
          </w:tcPr>
          <w:p w14:paraId="3ECF39C8" w14:textId="735C7AD2"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20"/>
                <w:szCs w:val="20"/>
              </w:rPr>
            </w:pPr>
            <w:r w:rsidRPr="001504F8">
              <w:rPr>
                <w:rFonts w:ascii="Gill Sans" w:hAnsi="Gill Sans" w:cs="Gill Sans"/>
                <w:sz w:val="20"/>
                <w:szCs w:val="20"/>
              </w:rPr>
              <w:t>66886</w:t>
            </w:r>
          </w:p>
        </w:tc>
        <w:tc>
          <w:tcPr>
            <w:tcW w:w="2688" w:type="dxa"/>
            <w:tcBorders>
              <w:top w:val="single" w:sz="4" w:space="0" w:color="auto"/>
            </w:tcBorders>
            <w:vAlign w:val="center"/>
          </w:tcPr>
          <w:p w14:paraId="179231FE" w14:textId="01D2CD80"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20"/>
                <w:szCs w:val="20"/>
              </w:rPr>
            </w:pPr>
            <w:r w:rsidRPr="001504F8">
              <w:rPr>
                <w:rFonts w:ascii="Gill Sans" w:hAnsi="Gill Sans" w:cs="Gill Sans"/>
                <w:sz w:val="20"/>
                <w:szCs w:val="20"/>
              </w:rPr>
              <w:t>59283 (88.63%)</w:t>
            </w:r>
          </w:p>
        </w:tc>
        <w:tc>
          <w:tcPr>
            <w:tcW w:w="2405" w:type="dxa"/>
            <w:tcBorders>
              <w:top w:val="single" w:sz="4" w:space="0" w:color="auto"/>
            </w:tcBorders>
            <w:vAlign w:val="center"/>
          </w:tcPr>
          <w:p w14:paraId="5E94A8CD" w14:textId="1F03D4C9"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43608 (65.20%)</w:t>
            </w:r>
          </w:p>
        </w:tc>
      </w:tr>
      <w:tr w:rsidR="0042183D" w:rsidRPr="001504F8" w14:paraId="3373219F" w14:textId="77777777" w:rsidTr="0009108B">
        <w:tblPrEx>
          <w:tblBorders>
            <w:top w:val="none" w:sz="0" w:space="0" w:color="auto"/>
          </w:tblBorders>
        </w:tblPrEx>
        <w:trPr>
          <w:trHeight w:val="377"/>
          <w:jc w:val="center"/>
        </w:trPr>
        <w:tc>
          <w:tcPr>
            <w:tcW w:w="2086" w:type="dxa"/>
            <w:vAlign w:val="center"/>
          </w:tcPr>
          <w:p w14:paraId="311AA070"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act-2</w:t>
            </w:r>
          </w:p>
        </w:tc>
        <w:tc>
          <w:tcPr>
            <w:tcW w:w="2348" w:type="dxa"/>
            <w:vAlign w:val="center"/>
          </w:tcPr>
          <w:p w14:paraId="2BC7EC1C" w14:textId="58C03B79"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68941</w:t>
            </w:r>
          </w:p>
        </w:tc>
        <w:tc>
          <w:tcPr>
            <w:tcW w:w="2688" w:type="dxa"/>
            <w:vAlign w:val="center"/>
          </w:tcPr>
          <w:p w14:paraId="6589C8E5" w14:textId="143596E1"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60998 (88.48%)</w:t>
            </w:r>
          </w:p>
        </w:tc>
        <w:tc>
          <w:tcPr>
            <w:tcW w:w="2405" w:type="dxa"/>
            <w:vAlign w:val="center"/>
          </w:tcPr>
          <w:p w14:paraId="71ECDBB8" w14:textId="0BBBBC47"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45168 (65.52%)</w:t>
            </w:r>
          </w:p>
        </w:tc>
      </w:tr>
      <w:tr w:rsidR="0042183D" w:rsidRPr="001504F8" w14:paraId="2763D5F5" w14:textId="77777777" w:rsidTr="0009108B">
        <w:tblPrEx>
          <w:tblBorders>
            <w:top w:val="none" w:sz="0" w:space="0" w:color="auto"/>
          </w:tblBorders>
        </w:tblPrEx>
        <w:trPr>
          <w:trHeight w:val="377"/>
          <w:jc w:val="center"/>
        </w:trPr>
        <w:tc>
          <w:tcPr>
            <w:tcW w:w="2086" w:type="dxa"/>
            <w:vAlign w:val="center"/>
          </w:tcPr>
          <w:p w14:paraId="62DDB204"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act-3</w:t>
            </w:r>
          </w:p>
        </w:tc>
        <w:tc>
          <w:tcPr>
            <w:tcW w:w="2348" w:type="dxa"/>
            <w:vAlign w:val="center"/>
          </w:tcPr>
          <w:p w14:paraId="022FEFD0" w14:textId="71DBD8D5"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73982</w:t>
            </w:r>
          </w:p>
        </w:tc>
        <w:tc>
          <w:tcPr>
            <w:tcW w:w="2688" w:type="dxa"/>
            <w:vAlign w:val="center"/>
          </w:tcPr>
          <w:p w14:paraId="6E033AD0" w14:textId="7F6A7D55"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68767 (99.74%)</w:t>
            </w:r>
          </w:p>
        </w:tc>
        <w:tc>
          <w:tcPr>
            <w:tcW w:w="2405" w:type="dxa"/>
            <w:vAlign w:val="center"/>
          </w:tcPr>
          <w:p w14:paraId="0CF424F8" w14:textId="266235FE"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52217 (70.58%)</w:t>
            </w:r>
          </w:p>
        </w:tc>
      </w:tr>
      <w:tr w:rsidR="0042183D" w:rsidRPr="001504F8" w14:paraId="01C424F1" w14:textId="77777777" w:rsidTr="0009108B">
        <w:tblPrEx>
          <w:tblBorders>
            <w:top w:val="none" w:sz="0" w:space="0" w:color="auto"/>
          </w:tblBorders>
        </w:tblPrEx>
        <w:trPr>
          <w:trHeight w:val="377"/>
          <w:jc w:val="center"/>
        </w:trPr>
        <w:tc>
          <w:tcPr>
            <w:tcW w:w="2086" w:type="dxa"/>
            <w:vAlign w:val="center"/>
          </w:tcPr>
          <w:p w14:paraId="3C13DD50"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tun-1</w:t>
            </w:r>
          </w:p>
        </w:tc>
        <w:tc>
          <w:tcPr>
            <w:tcW w:w="2348" w:type="dxa"/>
            <w:vAlign w:val="center"/>
          </w:tcPr>
          <w:p w14:paraId="69C094B6" w14:textId="1B1D6D65"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63670</w:t>
            </w:r>
          </w:p>
        </w:tc>
        <w:tc>
          <w:tcPr>
            <w:tcW w:w="2688" w:type="dxa"/>
            <w:vAlign w:val="center"/>
          </w:tcPr>
          <w:p w14:paraId="611E2093" w14:textId="57772939"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59503 (93.46%)</w:t>
            </w:r>
          </w:p>
        </w:tc>
        <w:tc>
          <w:tcPr>
            <w:tcW w:w="2405" w:type="dxa"/>
            <w:vAlign w:val="center"/>
          </w:tcPr>
          <w:p w14:paraId="5BD4916D" w14:textId="0A296068"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43667 (68.58%)</w:t>
            </w:r>
          </w:p>
        </w:tc>
      </w:tr>
      <w:tr w:rsidR="0042183D" w:rsidRPr="001504F8" w14:paraId="16EBCD52" w14:textId="77777777" w:rsidTr="0009108B">
        <w:tblPrEx>
          <w:tblBorders>
            <w:top w:val="none" w:sz="0" w:space="0" w:color="auto"/>
          </w:tblBorders>
        </w:tblPrEx>
        <w:trPr>
          <w:trHeight w:val="377"/>
          <w:jc w:val="center"/>
        </w:trPr>
        <w:tc>
          <w:tcPr>
            <w:tcW w:w="2086" w:type="dxa"/>
            <w:vAlign w:val="center"/>
          </w:tcPr>
          <w:p w14:paraId="5CC9DD9B"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tun-2</w:t>
            </w:r>
          </w:p>
        </w:tc>
        <w:tc>
          <w:tcPr>
            <w:tcW w:w="2348" w:type="dxa"/>
            <w:vAlign w:val="center"/>
          </w:tcPr>
          <w:p w14:paraId="0F779C6D" w14:textId="6C9DAB54"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77919</w:t>
            </w:r>
          </w:p>
        </w:tc>
        <w:tc>
          <w:tcPr>
            <w:tcW w:w="2688" w:type="dxa"/>
            <w:vAlign w:val="center"/>
          </w:tcPr>
          <w:p w14:paraId="47477C05" w14:textId="47BB1038"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74304 (95.37%)</w:t>
            </w:r>
          </w:p>
        </w:tc>
        <w:tc>
          <w:tcPr>
            <w:tcW w:w="2405" w:type="dxa"/>
            <w:vAlign w:val="center"/>
          </w:tcPr>
          <w:p w14:paraId="1C6DAE33" w14:textId="7434D3C0"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54768 (61.59%)</w:t>
            </w:r>
          </w:p>
        </w:tc>
      </w:tr>
      <w:tr w:rsidR="0042183D" w:rsidRPr="001504F8" w14:paraId="1C4F0750" w14:textId="77777777" w:rsidTr="0009108B">
        <w:tblPrEx>
          <w:tblBorders>
            <w:top w:val="none" w:sz="0" w:space="0" w:color="auto"/>
          </w:tblBorders>
        </w:tblPrEx>
        <w:trPr>
          <w:trHeight w:val="377"/>
          <w:jc w:val="center"/>
        </w:trPr>
        <w:tc>
          <w:tcPr>
            <w:tcW w:w="2086" w:type="dxa"/>
            <w:tcBorders>
              <w:bottom w:val="single" w:sz="12" w:space="0" w:color="auto"/>
            </w:tcBorders>
            <w:vAlign w:val="center"/>
          </w:tcPr>
          <w:p w14:paraId="6F306EFF" w14:textId="77777777"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tun-3</w:t>
            </w:r>
          </w:p>
        </w:tc>
        <w:tc>
          <w:tcPr>
            <w:tcW w:w="2348" w:type="dxa"/>
            <w:tcBorders>
              <w:bottom w:val="single" w:sz="12" w:space="0" w:color="auto"/>
            </w:tcBorders>
            <w:vAlign w:val="center"/>
          </w:tcPr>
          <w:p w14:paraId="1A8EB102" w14:textId="471621A7"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149853</w:t>
            </w:r>
          </w:p>
        </w:tc>
        <w:tc>
          <w:tcPr>
            <w:tcW w:w="2688" w:type="dxa"/>
            <w:tcBorders>
              <w:bottom w:val="single" w:sz="12" w:space="0" w:color="auto"/>
            </w:tcBorders>
            <w:vAlign w:val="center"/>
          </w:tcPr>
          <w:p w14:paraId="301F0CEC" w14:textId="42B37E2E" w:rsidR="0042183D" w:rsidRPr="001504F8" w:rsidRDefault="0042183D" w:rsidP="004218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20"/>
                <w:szCs w:val="20"/>
              </w:rPr>
            </w:pPr>
            <w:r w:rsidRPr="001504F8">
              <w:rPr>
                <w:rFonts w:ascii="Gill Sans" w:hAnsi="Gill Sans" w:cs="Gill Sans"/>
                <w:sz w:val="20"/>
                <w:szCs w:val="20"/>
              </w:rPr>
              <w:t>117883 (78.67%)</w:t>
            </w:r>
          </w:p>
        </w:tc>
        <w:tc>
          <w:tcPr>
            <w:tcW w:w="2405" w:type="dxa"/>
            <w:tcBorders>
              <w:bottom w:val="single" w:sz="12" w:space="0" w:color="auto"/>
            </w:tcBorders>
            <w:vAlign w:val="center"/>
          </w:tcPr>
          <w:p w14:paraId="323F7CF2" w14:textId="3AE98DA3" w:rsidR="0042183D" w:rsidRPr="001504F8" w:rsidRDefault="0042183D" w:rsidP="0042183D">
            <w:pPr>
              <w:jc w:val="center"/>
              <w:rPr>
                <w:rFonts w:ascii="Gill Sans" w:hAnsi="Gill Sans" w:cs="Gill Sans"/>
                <w:sz w:val="20"/>
                <w:szCs w:val="20"/>
              </w:rPr>
            </w:pPr>
            <w:r w:rsidRPr="001504F8">
              <w:rPr>
                <w:rFonts w:ascii="Gill Sans" w:hAnsi="Gill Sans" w:cs="Gill Sans"/>
                <w:sz w:val="20"/>
                <w:szCs w:val="20"/>
              </w:rPr>
              <w:t>72078 (48.10%)</w:t>
            </w:r>
          </w:p>
        </w:tc>
      </w:tr>
    </w:tbl>
    <w:p w14:paraId="123E990C" w14:textId="77777777" w:rsidR="0042183D" w:rsidRPr="001504F8" w:rsidRDefault="0042183D" w:rsidP="00D82ACF">
      <w:pPr>
        <w:pStyle w:val="Normal1"/>
      </w:pPr>
    </w:p>
    <w:p w14:paraId="7A06D78D" w14:textId="126B9276" w:rsidR="00634429" w:rsidRPr="001504F8" w:rsidRDefault="00634429">
      <w:pPr>
        <w:rPr>
          <w:rFonts w:ascii="Gill Sans" w:hAnsi="Gill Sans" w:cs="Gill Sans"/>
        </w:rPr>
      </w:pPr>
      <w:r w:rsidRPr="001504F8">
        <w:rPr>
          <w:rFonts w:ascii="Gill Sans" w:hAnsi="Gill Sans" w:cs="Gill Sans"/>
        </w:rPr>
        <w:br w:type="page"/>
      </w:r>
    </w:p>
    <w:p w14:paraId="43DE8465" w14:textId="695A4878" w:rsidR="0042183D" w:rsidRPr="001504F8" w:rsidRDefault="00634429" w:rsidP="00624F76">
      <w:pPr>
        <w:pStyle w:val="af4"/>
        <w:rPr>
          <w:rFonts w:ascii="Gill Sans" w:hAnsi="Gill Sans" w:cs="Gill Sans"/>
        </w:rPr>
      </w:pPr>
      <w:bookmarkStart w:id="14" w:name="_Toc349221912"/>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7</w:t>
      </w:r>
      <w:r w:rsidR="001504F8" w:rsidRPr="001504F8">
        <w:rPr>
          <w:rFonts w:ascii="Gill Sans" w:hAnsi="Gill Sans" w:cs="Gill Sans"/>
          <w:noProof/>
        </w:rPr>
        <w:fldChar w:fldCharType="end"/>
      </w:r>
      <w:r w:rsidR="008D26A8" w:rsidRPr="001504F8">
        <w:rPr>
          <w:rFonts w:ascii="Gill Sans" w:hAnsi="Gill Sans" w:cs="Gill Sans"/>
          <w:noProof/>
        </w:rPr>
        <w:t>A</w:t>
      </w:r>
      <w:r w:rsidR="003E0AA7" w:rsidRPr="001504F8">
        <w:rPr>
          <w:rFonts w:ascii="Gill Sans" w:hAnsi="Gill Sans" w:cs="Gill Sans"/>
          <w:noProof/>
        </w:rPr>
        <w:t>.</w:t>
      </w:r>
      <w:r w:rsidRPr="001504F8">
        <w:rPr>
          <w:rFonts w:ascii="Gill Sans" w:hAnsi="Gill Sans" w:cs="Gill Sans"/>
        </w:rPr>
        <w:t xml:space="preserve"> Proteomes used for </w:t>
      </w:r>
      <w:r w:rsidR="00624F76" w:rsidRPr="001504F8">
        <w:rPr>
          <w:rFonts w:ascii="Gill Sans" w:hAnsi="Gill Sans" w:cs="Gill Sans"/>
        </w:rPr>
        <w:t xml:space="preserve">protein family </w:t>
      </w:r>
      <w:r w:rsidRPr="001504F8">
        <w:rPr>
          <w:rFonts w:ascii="Gill Sans" w:hAnsi="Gill Sans" w:cs="Gill Sans"/>
        </w:rPr>
        <w:t>clustering</w:t>
      </w:r>
      <w:bookmarkEnd w:id="14"/>
    </w:p>
    <w:p w14:paraId="276B4CDF" w14:textId="77777777" w:rsidR="00634429" w:rsidRPr="001504F8" w:rsidRDefault="00634429" w:rsidP="00D82ACF">
      <w:pPr>
        <w:pStyle w:val="Normal1"/>
      </w:pPr>
    </w:p>
    <w:tbl>
      <w:tblPr>
        <w:tblW w:w="0" w:type="auto"/>
        <w:tblBorders>
          <w:top w:val="nil"/>
          <w:left w:val="nil"/>
          <w:right w:val="nil"/>
        </w:tblBorders>
        <w:tblLayout w:type="fixed"/>
        <w:tblLook w:val="0000" w:firstRow="0" w:lastRow="0" w:firstColumn="0" w:lastColumn="0" w:noHBand="0" w:noVBand="0"/>
      </w:tblPr>
      <w:tblGrid>
        <w:gridCol w:w="1098"/>
        <w:gridCol w:w="2497"/>
        <w:gridCol w:w="3083"/>
        <w:gridCol w:w="2144"/>
      </w:tblGrid>
      <w:tr w:rsidR="001504F8" w:rsidRPr="001504F8" w14:paraId="24856AEC" w14:textId="349A91EA" w:rsidTr="00177608">
        <w:trPr>
          <w:trHeight w:val="204"/>
        </w:trPr>
        <w:tc>
          <w:tcPr>
            <w:tcW w:w="1098" w:type="dxa"/>
            <w:tcBorders>
              <w:top w:val="single" w:sz="12" w:space="0" w:color="auto"/>
              <w:bottom w:val="single" w:sz="4" w:space="0" w:color="auto"/>
            </w:tcBorders>
            <w:shd w:val="clear" w:color="auto" w:fill="F2F2F2" w:themeFill="background1" w:themeFillShade="F2"/>
            <w:vAlign w:val="bottom"/>
          </w:tcPr>
          <w:p w14:paraId="4567BE63" w14:textId="19DE13FC"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eastAsia="Times New Roman" w:hAnsi="Gill Sans" w:cs="Gill Sans"/>
                <w:b/>
                <w:bCs/>
                <w:sz w:val="22"/>
                <w:szCs w:val="22"/>
              </w:rPr>
              <w:t>Index</w:t>
            </w:r>
            <w:r w:rsidR="001504F8">
              <w:rPr>
                <w:rFonts w:ascii="Gill Sans" w:eastAsia="Times New Roman" w:hAnsi="Gill Sans" w:cs="Gill Sans"/>
                <w:b/>
                <w:bCs/>
                <w:sz w:val="22"/>
                <w:szCs w:val="22"/>
              </w:rPr>
              <w:t>*</w:t>
            </w:r>
          </w:p>
        </w:tc>
        <w:tc>
          <w:tcPr>
            <w:tcW w:w="2497" w:type="dxa"/>
            <w:tcBorders>
              <w:top w:val="single" w:sz="12" w:space="0" w:color="auto"/>
              <w:bottom w:val="single" w:sz="4" w:space="0" w:color="auto"/>
            </w:tcBorders>
            <w:shd w:val="clear" w:color="auto" w:fill="F2F2F2" w:themeFill="background1" w:themeFillShade="F2"/>
            <w:vAlign w:val="bottom"/>
          </w:tcPr>
          <w:p w14:paraId="4DD40888" w14:textId="062AD1E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b/>
                <w:bCs/>
                <w:sz w:val="22"/>
                <w:szCs w:val="22"/>
              </w:rPr>
              <w:t>Species</w:t>
            </w:r>
          </w:p>
        </w:tc>
        <w:tc>
          <w:tcPr>
            <w:tcW w:w="3083" w:type="dxa"/>
            <w:tcBorders>
              <w:top w:val="single" w:sz="12" w:space="0" w:color="auto"/>
              <w:bottom w:val="single" w:sz="4" w:space="0" w:color="auto"/>
            </w:tcBorders>
            <w:shd w:val="clear" w:color="auto" w:fill="F2F2F2" w:themeFill="background1" w:themeFillShade="F2"/>
            <w:vAlign w:val="bottom"/>
          </w:tcPr>
          <w:p w14:paraId="716BE5E8" w14:textId="33C3E329"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b/>
                <w:bCs/>
                <w:sz w:val="22"/>
                <w:szCs w:val="22"/>
              </w:rPr>
              <w:t>GeneBuild ID / Accession</w:t>
            </w:r>
          </w:p>
        </w:tc>
        <w:tc>
          <w:tcPr>
            <w:tcW w:w="2144" w:type="dxa"/>
            <w:tcBorders>
              <w:top w:val="single" w:sz="12" w:space="0" w:color="auto"/>
              <w:bottom w:val="single" w:sz="4" w:space="0" w:color="auto"/>
            </w:tcBorders>
            <w:shd w:val="clear" w:color="auto" w:fill="F2F2F2" w:themeFill="background1" w:themeFillShade="F2"/>
            <w:vAlign w:val="bottom"/>
          </w:tcPr>
          <w:p w14:paraId="6C1532A3" w14:textId="7CEE7DF9"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b/>
                <w:bCs/>
                <w:sz w:val="22"/>
                <w:szCs w:val="22"/>
              </w:rPr>
              <w:t>Source</w:t>
            </w:r>
          </w:p>
        </w:tc>
      </w:tr>
      <w:tr w:rsidR="001504F8" w:rsidRPr="001504F8" w14:paraId="01E1C726" w14:textId="2F8C8A98" w:rsidTr="001504F8">
        <w:tblPrEx>
          <w:tblBorders>
            <w:top w:val="none" w:sz="0" w:space="0" w:color="auto"/>
          </w:tblBorders>
        </w:tblPrEx>
        <w:trPr>
          <w:trHeight w:val="204"/>
        </w:trPr>
        <w:tc>
          <w:tcPr>
            <w:tcW w:w="1098" w:type="dxa"/>
            <w:tcBorders>
              <w:top w:val="single" w:sz="4" w:space="0" w:color="auto"/>
              <w:bottom w:val="nil"/>
            </w:tcBorders>
            <w:vAlign w:val="bottom"/>
          </w:tcPr>
          <w:p w14:paraId="2D6394DC" w14:textId="5F804974"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eastAsia="Times New Roman" w:hAnsi="Gill Sans" w:cs="Gill Sans"/>
                <w:sz w:val="22"/>
                <w:szCs w:val="22"/>
              </w:rPr>
              <w:t>0</w:t>
            </w:r>
          </w:p>
        </w:tc>
        <w:tc>
          <w:tcPr>
            <w:tcW w:w="2497" w:type="dxa"/>
            <w:tcBorders>
              <w:top w:val="single" w:sz="4" w:space="0" w:color="auto"/>
              <w:bottom w:val="nil"/>
            </w:tcBorders>
            <w:vAlign w:val="bottom"/>
          </w:tcPr>
          <w:p w14:paraId="05A872E5" w14:textId="578EDE93"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Anopheles gambiae</w:t>
            </w:r>
          </w:p>
        </w:tc>
        <w:tc>
          <w:tcPr>
            <w:tcW w:w="3083" w:type="dxa"/>
            <w:tcBorders>
              <w:top w:val="single" w:sz="4" w:space="0" w:color="auto"/>
              <w:bottom w:val="nil"/>
            </w:tcBorders>
            <w:vAlign w:val="bottom"/>
          </w:tcPr>
          <w:p w14:paraId="23CC629F" w14:textId="1EFD9BC6"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2014-08-VectorBase</w:t>
            </w:r>
          </w:p>
        </w:tc>
        <w:tc>
          <w:tcPr>
            <w:tcW w:w="2144" w:type="dxa"/>
            <w:tcBorders>
              <w:top w:val="single" w:sz="4" w:space="0" w:color="auto"/>
              <w:bottom w:val="nil"/>
            </w:tcBorders>
            <w:vAlign w:val="bottom"/>
          </w:tcPr>
          <w:p w14:paraId="5386573E" w14:textId="024DC3C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07B59C68" w14:textId="4D23F380" w:rsidTr="001504F8">
        <w:tblPrEx>
          <w:tblBorders>
            <w:top w:val="none" w:sz="0" w:space="0" w:color="auto"/>
          </w:tblBorders>
        </w:tblPrEx>
        <w:trPr>
          <w:trHeight w:val="204"/>
        </w:trPr>
        <w:tc>
          <w:tcPr>
            <w:tcW w:w="1098" w:type="dxa"/>
            <w:tcBorders>
              <w:top w:val="nil"/>
              <w:bottom w:val="nil"/>
            </w:tcBorders>
            <w:vAlign w:val="bottom"/>
          </w:tcPr>
          <w:p w14:paraId="025EBE42" w14:textId="7C5BD898"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w:t>
            </w:r>
          </w:p>
        </w:tc>
        <w:tc>
          <w:tcPr>
            <w:tcW w:w="2497" w:type="dxa"/>
            <w:tcBorders>
              <w:top w:val="nil"/>
              <w:bottom w:val="nil"/>
            </w:tcBorders>
            <w:vAlign w:val="bottom"/>
          </w:tcPr>
          <w:p w14:paraId="507DD075" w14:textId="6A91275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Apis mellifera</w:t>
            </w:r>
          </w:p>
        </w:tc>
        <w:tc>
          <w:tcPr>
            <w:tcW w:w="3083" w:type="dxa"/>
            <w:tcBorders>
              <w:top w:val="nil"/>
              <w:bottom w:val="nil"/>
            </w:tcBorders>
            <w:vAlign w:val="bottom"/>
          </w:tcPr>
          <w:p w14:paraId="063CD907" w14:textId="5DA0447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2014-05-BeeBase</w:t>
            </w:r>
          </w:p>
        </w:tc>
        <w:tc>
          <w:tcPr>
            <w:tcW w:w="2144" w:type="dxa"/>
            <w:tcBorders>
              <w:top w:val="nil"/>
              <w:bottom w:val="nil"/>
            </w:tcBorders>
            <w:vAlign w:val="bottom"/>
          </w:tcPr>
          <w:p w14:paraId="67C5BDDC" w14:textId="6870A5E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3F498421" w14:textId="2217310D" w:rsidTr="001504F8">
        <w:tblPrEx>
          <w:tblBorders>
            <w:top w:val="none" w:sz="0" w:space="0" w:color="auto"/>
          </w:tblBorders>
        </w:tblPrEx>
        <w:trPr>
          <w:trHeight w:val="204"/>
        </w:trPr>
        <w:tc>
          <w:tcPr>
            <w:tcW w:w="1098" w:type="dxa"/>
            <w:tcBorders>
              <w:top w:val="nil"/>
              <w:bottom w:val="nil"/>
            </w:tcBorders>
            <w:vAlign w:val="bottom"/>
          </w:tcPr>
          <w:p w14:paraId="4C85ACF8" w14:textId="449AADF2"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w:t>
            </w:r>
          </w:p>
        </w:tc>
        <w:tc>
          <w:tcPr>
            <w:tcW w:w="2497" w:type="dxa"/>
            <w:tcBorders>
              <w:top w:val="nil"/>
              <w:bottom w:val="nil"/>
            </w:tcBorders>
            <w:vAlign w:val="bottom"/>
          </w:tcPr>
          <w:p w14:paraId="3E18FF5B" w14:textId="7D0FFAD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Acyrthosiphon pisum</w:t>
            </w:r>
          </w:p>
        </w:tc>
        <w:tc>
          <w:tcPr>
            <w:tcW w:w="3083" w:type="dxa"/>
            <w:tcBorders>
              <w:top w:val="nil"/>
              <w:bottom w:val="nil"/>
            </w:tcBorders>
            <w:vAlign w:val="bottom"/>
          </w:tcPr>
          <w:p w14:paraId="325F744D" w14:textId="691834A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2013-07-AphidBase</w:t>
            </w:r>
          </w:p>
        </w:tc>
        <w:tc>
          <w:tcPr>
            <w:tcW w:w="2144" w:type="dxa"/>
            <w:tcBorders>
              <w:top w:val="nil"/>
              <w:bottom w:val="nil"/>
            </w:tcBorders>
            <w:vAlign w:val="bottom"/>
          </w:tcPr>
          <w:p w14:paraId="448D9AC2" w14:textId="60A9877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56DD33B1" w14:textId="12838E21" w:rsidTr="001504F8">
        <w:tblPrEx>
          <w:tblBorders>
            <w:top w:val="none" w:sz="0" w:space="0" w:color="auto"/>
          </w:tblBorders>
        </w:tblPrEx>
        <w:trPr>
          <w:trHeight w:val="204"/>
        </w:trPr>
        <w:tc>
          <w:tcPr>
            <w:tcW w:w="1098" w:type="dxa"/>
            <w:tcBorders>
              <w:top w:val="nil"/>
              <w:bottom w:val="nil"/>
            </w:tcBorders>
            <w:vAlign w:val="bottom"/>
          </w:tcPr>
          <w:p w14:paraId="1C828962" w14:textId="62BEF064"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3</w:t>
            </w:r>
          </w:p>
        </w:tc>
        <w:tc>
          <w:tcPr>
            <w:tcW w:w="2497" w:type="dxa"/>
            <w:tcBorders>
              <w:top w:val="nil"/>
              <w:bottom w:val="nil"/>
            </w:tcBorders>
            <w:vAlign w:val="bottom"/>
          </w:tcPr>
          <w:p w14:paraId="57DA7A95" w14:textId="52191873"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Ascaris suum</w:t>
            </w:r>
          </w:p>
        </w:tc>
        <w:tc>
          <w:tcPr>
            <w:tcW w:w="3083" w:type="dxa"/>
            <w:tcBorders>
              <w:top w:val="nil"/>
              <w:bottom w:val="nil"/>
            </w:tcBorders>
            <w:vAlign w:val="bottom"/>
          </w:tcPr>
          <w:p w14:paraId="2064A9DC" w14:textId="27CBD1BD"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PRJNA80881</w:t>
            </w:r>
          </w:p>
        </w:tc>
        <w:tc>
          <w:tcPr>
            <w:tcW w:w="2144" w:type="dxa"/>
            <w:tcBorders>
              <w:top w:val="nil"/>
              <w:bottom w:val="nil"/>
            </w:tcBorders>
            <w:vAlign w:val="bottom"/>
          </w:tcPr>
          <w:p w14:paraId="75F3BE54" w14:textId="513A10F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47B59784" w14:textId="29851D25" w:rsidTr="001504F8">
        <w:tblPrEx>
          <w:tblBorders>
            <w:top w:val="none" w:sz="0" w:space="0" w:color="auto"/>
          </w:tblBorders>
        </w:tblPrEx>
        <w:trPr>
          <w:trHeight w:val="204"/>
        </w:trPr>
        <w:tc>
          <w:tcPr>
            <w:tcW w:w="1098" w:type="dxa"/>
            <w:tcBorders>
              <w:top w:val="nil"/>
              <w:bottom w:val="nil"/>
            </w:tcBorders>
            <w:vAlign w:val="bottom"/>
          </w:tcPr>
          <w:p w14:paraId="41AA9226" w14:textId="3BA963EA"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4</w:t>
            </w:r>
          </w:p>
        </w:tc>
        <w:tc>
          <w:tcPr>
            <w:tcW w:w="2497" w:type="dxa"/>
            <w:tcBorders>
              <w:top w:val="nil"/>
              <w:bottom w:val="nil"/>
            </w:tcBorders>
            <w:vAlign w:val="bottom"/>
          </w:tcPr>
          <w:p w14:paraId="7BC1C495" w14:textId="6C6AEAD6"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Brugia malayi</w:t>
            </w:r>
          </w:p>
        </w:tc>
        <w:tc>
          <w:tcPr>
            <w:tcW w:w="3083" w:type="dxa"/>
            <w:tcBorders>
              <w:top w:val="nil"/>
              <w:bottom w:val="nil"/>
            </w:tcBorders>
            <w:vAlign w:val="bottom"/>
          </w:tcPr>
          <w:p w14:paraId="1E29EDF2" w14:textId="5CC003F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PRJNA10729</w:t>
            </w:r>
          </w:p>
        </w:tc>
        <w:tc>
          <w:tcPr>
            <w:tcW w:w="2144" w:type="dxa"/>
            <w:tcBorders>
              <w:top w:val="nil"/>
              <w:bottom w:val="nil"/>
            </w:tcBorders>
            <w:vAlign w:val="bottom"/>
          </w:tcPr>
          <w:p w14:paraId="0F7E061E" w14:textId="4D65B84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44FB725C" w14:textId="2EB6D192" w:rsidTr="001504F8">
        <w:tblPrEx>
          <w:tblBorders>
            <w:top w:val="none" w:sz="0" w:space="0" w:color="auto"/>
          </w:tblBorders>
        </w:tblPrEx>
        <w:trPr>
          <w:trHeight w:val="204"/>
        </w:trPr>
        <w:tc>
          <w:tcPr>
            <w:tcW w:w="1098" w:type="dxa"/>
            <w:tcBorders>
              <w:top w:val="nil"/>
              <w:bottom w:val="nil"/>
            </w:tcBorders>
            <w:vAlign w:val="bottom"/>
          </w:tcPr>
          <w:p w14:paraId="5D23E455" w14:textId="525B84E9"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5</w:t>
            </w:r>
          </w:p>
        </w:tc>
        <w:tc>
          <w:tcPr>
            <w:tcW w:w="2497" w:type="dxa"/>
            <w:tcBorders>
              <w:top w:val="nil"/>
              <w:bottom w:val="nil"/>
            </w:tcBorders>
            <w:vAlign w:val="bottom"/>
          </w:tcPr>
          <w:p w14:paraId="293B4244" w14:textId="1C06C7E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Bursaphelenchus xylophilus</w:t>
            </w:r>
          </w:p>
        </w:tc>
        <w:tc>
          <w:tcPr>
            <w:tcW w:w="3083" w:type="dxa"/>
            <w:tcBorders>
              <w:top w:val="nil"/>
              <w:bottom w:val="nil"/>
            </w:tcBorders>
            <w:vAlign w:val="bottom"/>
          </w:tcPr>
          <w:p w14:paraId="39537CE5" w14:textId="4B30641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PRJEA64437</w:t>
            </w:r>
          </w:p>
        </w:tc>
        <w:tc>
          <w:tcPr>
            <w:tcW w:w="2144" w:type="dxa"/>
            <w:tcBorders>
              <w:top w:val="nil"/>
              <w:bottom w:val="nil"/>
            </w:tcBorders>
            <w:vAlign w:val="bottom"/>
          </w:tcPr>
          <w:p w14:paraId="2BBCB955" w14:textId="1A7C27B6"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326B658F" w14:textId="31F1C36A" w:rsidTr="001504F8">
        <w:tblPrEx>
          <w:tblBorders>
            <w:top w:val="none" w:sz="0" w:space="0" w:color="auto"/>
          </w:tblBorders>
        </w:tblPrEx>
        <w:trPr>
          <w:trHeight w:val="204"/>
        </w:trPr>
        <w:tc>
          <w:tcPr>
            <w:tcW w:w="1098" w:type="dxa"/>
            <w:tcBorders>
              <w:top w:val="nil"/>
              <w:bottom w:val="nil"/>
            </w:tcBorders>
            <w:vAlign w:val="bottom"/>
          </w:tcPr>
          <w:p w14:paraId="69F335FF" w14:textId="280C3FCB"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6</w:t>
            </w:r>
          </w:p>
        </w:tc>
        <w:tc>
          <w:tcPr>
            <w:tcW w:w="2497" w:type="dxa"/>
            <w:tcBorders>
              <w:top w:val="nil"/>
              <w:bottom w:val="nil"/>
            </w:tcBorders>
            <w:vAlign w:val="bottom"/>
          </w:tcPr>
          <w:p w14:paraId="3A4E84E7" w14:textId="78F81DF1"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Caenorhabditis elegans</w:t>
            </w:r>
          </w:p>
        </w:tc>
        <w:tc>
          <w:tcPr>
            <w:tcW w:w="3083" w:type="dxa"/>
            <w:tcBorders>
              <w:top w:val="nil"/>
              <w:bottom w:val="nil"/>
            </w:tcBorders>
            <w:vAlign w:val="bottom"/>
          </w:tcPr>
          <w:p w14:paraId="21B9E177" w14:textId="61A1A687"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PRJNA13758</w:t>
            </w:r>
          </w:p>
        </w:tc>
        <w:tc>
          <w:tcPr>
            <w:tcW w:w="2144" w:type="dxa"/>
            <w:tcBorders>
              <w:top w:val="nil"/>
              <w:bottom w:val="nil"/>
            </w:tcBorders>
            <w:vAlign w:val="bottom"/>
          </w:tcPr>
          <w:p w14:paraId="724665D7" w14:textId="117E6C2D"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549ED6E5" w14:textId="6610F379" w:rsidTr="001504F8">
        <w:tblPrEx>
          <w:tblBorders>
            <w:top w:val="none" w:sz="0" w:space="0" w:color="auto"/>
          </w:tblBorders>
        </w:tblPrEx>
        <w:trPr>
          <w:trHeight w:val="204"/>
        </w:trPr>
        <w:tc>
          <w:tcPr>
            <w:tcW w:w="1098" w:type="dxa"/>
            <w:tcBorders>
              <w:top w:val="nil"/>
              <w:bottom w:val="nil"/>
            </w:tcBorders>
            <w:vAlign w:val="bottom"/>
          </w:tcPr>
          <w:p w14:paraId="03EDCB59" w14:textId="3A08B9BD"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7</w:t>
            </w:r>
          </w:p>
        </w:tc>
        <w:tc>
          <w:tcPr>
            <w:tcW w:w="2497" w:type="dxa"/>
            <w:tcBorders>
              <w:top w:val="nil"/>
              <w:bottom w:val="nil"/>
            </w:tcBorders>
            <w:vAlign w:val="bottom"/>
          </w:tcPr>
          <w:p w14:paraId="419EE97C" w14:textId="7BCA54C2"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Cimex lectularius</w:t>
            </w:r>
          </w:p>
        </w:tc>
        <w:tc>
          <w:tcPr>
            <w:tcW w:w="3083" w:type="dxa"/>
            <w:tcBorders>
              <w:top w:val="nil"/>
              <w:bottom w:val="nil"/>
            </w:tcBorders>
            <w:vAlign w:val="bottom"/>
          </w:tcPr>
          <w:p w14:paraId="134179A2" w14:textId="1C229329"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v0.5.3</w:t>
            </w:r>
          </w:p>
        </w:tc>
        <w:tc>
          <w:tcPr>
            <w:tcW w:w="2144" w:type="dxa"/>
            <w:tcBorders>
              <w:top w:val="nil"/>
              <w:bottom w:val="nil"/>
            </w:tcBorders>
            <w:vAlign w:val="bottom"/>
          </w:tcPr>
          <w:p w14:paraId="3D39698C" w14:textId="757448F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I5K</w:t>
            </w:r>
          </w:p>
        </w:tc>
      </w:tr>
      <w:tr w:rsidR="001504F8" w:rsidRPr="001504F8" w14:paraId="70CD02B5" w14:textId="04024B2A" w:rsidTr="001504F8">
        <w:tblPrEx>
          <w:tblBorders>
            <w:top w:val="none" w:sz="0" w:space="0" w:color="auto"/>
          </w:tblBorders>
        </w:tblPrEx>
        <w:trPr>
          <w:trHeight w:val="204"/>
        </w:trPr>
        <w:tc>
          <w:tcPr>
            <w:tcW w:w="1098" w:type="dxa"/>
            <w:tcBorders>
              <w:top w:val="nil"/>
              <w:bottom w:val="nil"/>
            </w:tcBorders>
            <w:vAlign w:val="bottom"/>
          </w:tcPr>
          <w:p w14:paraId="5D17B022" w14:textId="091FE0A2"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8</w:t>
            </w:r>
          </w:p>
        </w:tc>
        <w:tc>
          <w:tcPr>
            <w:tcW w:w="2497" w:type="dxa"/>
            <w:tcBorders>
              <w:top w:val="nil"/>
              <w:bottom w:val="nil"/>
            </w:tcBorders>
            <w:vAlign w:val="bottom"/>
          </w:tcPr>
          <w:p w14:paraId="502D6C53" w14:textId="26F9639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Capitella teleta</w:t>
            </w:r>
          </w:p>
        </w:tc>
        <w:tc>
          <w:tcPr>
            <w:tcW w:w="3083" w:type="dxa"/>
            <w:tcBorders>
              <w:top w:val="nil"/>
              <w:bottom w:val="nil"/>
            </w:tcBorders>
            <w:vAlign w:val="bottom"/>
          </w:tcPr>
          <w:p w14:paraId="34550DAA" w14:textId="486F8A27"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2012-12-JGI</w:t>
            </w:r>
          </w:p>
        </w:tc>
        <w:tc>
          <w:tcPr>
            <w:tcW w:w="2144" w:type="dxa"/>
            <w:tcBorders>
              <w:top w:val="nil"/>
              <w:bottom w:val="nil"/>
            </w:tcBorders>
            <w:vAlign w:val="bottom"/>
          </w:tcPr>
          <w:p w14:paraId="47C9F677" w14:textId="7A13C74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19AB8EF7" w14:textId="0C2C06C9" w:rsidTr="001504F8">
        <w:tblPrEx>
          <w:tblBorders>
            <w:top w:val="none" w:sz="0" w:space="0" w:color="auto"/>
          </w:tblBorders>
        </w:tblPrEx>
        <w:trPr>
          <w:trHeight w:val="204"/>
        </w:trPr>
        <w:tc>
          <w:tcPr>
            <w:tcW w:w="1098" w:type="dxa"/>
            <w:tcBorders>
              <w:top w:val="nil"/>
              <w:bottom w:val="nil"/>
            </w:tcBorders>
            <w:vAlign w:val="bottom"/>
          </w:tcPr>
          <w:p w14:paraId="47120736" w14:textId="63D07862"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38</w:t>
            </w:r>
          </w:p>
        </w:tc>
        <w:tc>
          <w:tcPr>
            <w:tcW w:w="2497" w:type="dxa"/>
            <w:tcBorders>
              <w:top w:val="nil"/>
              <w:bottom w:val="nil"/>
            </w:tcBorders>
            <w:vAlign w:val="bottom"/>
          </w:tcPr>
          <w:p w14:paraId="44C0B165" w14:textId="4FA72B0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Drosophila melanogaster</w:t>
            </w:r>
          </w:p>
        </w:tc>
        <w:tc>
          <w:tcPr>
            <w:tcW w:w="3083" w:type="dxa"/>
            <w:tcBorders>
              <w:top w:val="nil"/>
              <w:bottom w:val="nil"/>
            </w:tcBorders>
            <w:vAlign w:val="bottom"/>
          </w:tcPr>
          <w:p w14:paraId="3DC4CF9D" w14:textId="5B2AAD2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r6_09</w:t>
            </w:r>
          </w:p>
        </w:tc>
        <w:tc>
          <w:tcPr>
            <w:tcW w:w="2144" w:type="dxa"/>
            <w:tcBorders>
              <w:top w:val="nil"/>
              <w:bottom w:val="nil"/>
            </w:tcBorders>
            <w:vAlign w:val="bottom"/>
          </w:tcPr>
          <w:p w14:paraId="071CC92B" w14:textId="0F422D9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FLYBASE</w:t>
            </w:r>
          </w:p>
        </w:tc>
      </w:tr>
      <w:tr w:rsidR="001504F8" w:rsidRPr="001504F8" w14:paraId="2CF17B40" w14:textId="603A3E64" w:rsidTr="001504F8">
        <w:tblPrEx>
          <w:tblBorders>
            <w:top w:val="none" w:sz="0" w:space="0" w:color="auto"/>
          </w:tblBorders>
        </w:tblPrEx>
        <w:trPr>
          <w:trHeight w:val="204"/>
        </w:trPr>
        <w:tc>
          <w:tcPr>
            <w:tcW w:w="1098" w:type="dxa"/>
            <w:tcBorders>
              <w:top w:val="nil"/>
              <w:bottom w:val="nil"/>
            </w:tcBorders>
            <w:vAlign w:val="bottom"/>
          </w:tcPr>
          <w:p w14:paraId="7F925C72" w14:textId="78DC44C2"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9</w:t>
            </w:r>
          </w:p>
        </w:tc>
        <w:tc>
          <w:tcPr>
            <w:tcW w:w="2497" w:type="dxa"/>
            <w:tcBorders>
              <w:top w:val="nil"/>
              <w:bottom w:val="nil"/>
            </w:tcBorders>
            <w:vAlign w:val="bottom"/>
          </w:tcPr>
          <w:p w14:paraId="66F6CBBC" w14:textId="3546C22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Dendroctonus ponderosae</w:t>
            </w:r>
          </w:p>
        </w:tc>
        <w:tc>
          <w:tcPr>
            <w:tcW w:w="3083" w:type="dxa"/>
            <w:tcBorders>
              <w:top w:val="nil"/>
              <w:bottom w:val="nil"/>
            </w:tcBorders>
            <w:vAlign w:val="bottom"/>
          </w:tcPr>
          <w:p w14:paraId="1CD634D7" w14:textId="76945AB7"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2013-04-EnsemblMetazoa</w:t>
            </w:r>
          </w:p>
        </w:tc>
        <w:tc>
          <w:tcPr>
            <w:tcW w:w="2144" w:type="dxa"/>
            <w:tcBorders>
              <w:top w:val="nil"/>
              <w:bottom w:val="nil"/>
            </w:tcBorders>
            <w:vAlign w:val="bottom"/>
          </w:tcPr>
          <w:p w14:paraId="17731C62" w14:textId="34690FE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061F4658" w14:textId="66B0E111" w:rsidTr="001504F8">
        <w:tblPrEx>
          <w:tblBorders>
            <w:top w:val="none" w:sz="0" w:space="0" w:color="auto"/>
          </w:tblBorders>
        </w:tblPrEx>
        <w:trPr>
          <w:trHeight w:val="204"/>
        </w:trPr>
        <w:tc>
          <w:tcPr>
            <w:tcW w:w="1098" w:type="dxa"/>
            <w:tcBorders>
              <w:top w:val="nil"/>
              <w:bottom w:val="nil"/>
            </w:tcBorders>
            <w:vAlign w:val="bottom"/>
          </w:tcPr>
          <w:p w14:paraId="5F98DB3B" w14:textId="3D94AAE0"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10</w:t>
            </w:r>
          </w:p>
        </w:tc>
        <w:tc>
          <w:tcPr>
            <w:tcW w:w="2497" w:type="dxa"/>
            <w:tcBorders>
              <w:top w:val="nil"/>
              <w:bottom w:val="nil"/>
            </w:tcBorders>
            <w:vAlign w:val="bottom"/>
          </w:tcPr>
          <w:p w14:paraId="12534C70" w14:textId="0B6C1A8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Daphnia pulex</w:t>
            </w:r>
          </w:p>
        </w:tc>
        <w:tc>
          <w:tcPr>
            <w:tcW w:w="3083" w:type="dxa"/>
            <w:tcBorders>
              <w:top w:val="nil"/>
              <w:bottom w:val="nil"/>
            </w:tcBorders>
            <w:vAlign w:val="bottom"/>
          </w:tcPr>
          <w:p w14:paraId="3C0B803B" w14:textId="4D43A8D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2011-02-EnsemblMetazoa</w:t>
            </w:r>
          </w:p>
        </w:tc>
        <w:tc>
          <w:tcPr>
            <w:tcW w:w="2144" w:type="dxa"/>
            <w:tcBorders>
              <w:top w:val="nil"/>
              <w:bottom w:val="nil"/>
            </w:tcBorders>
            <w:vAlign w:val="bottom"/>
          </w:tcPr>
          <w:p w14:paraId="5017A909" w14:textId="37B1A94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35357A12" w14:textId="4FC416BE" w:rsidTr="001504F8">
        <w:tblPrEx>
          <w:tblBorders>
            <w:top w:val="none" w:sz="0" w:space="0" w:color="auto"/>
          </w:tblBorders>
        </w:tblPrEx>
        <w:trPr>
          <w:trHeight w:val="204"/>
        </w:trPr>
        <w:tc>
          <w:tcPr>
            <w:tcW w:w="1098" w:type="dxa"/>
            <w:tcBorders>
              <w:top w:val="nil"/>
              <w:bottom w:val="nil"/>
            </w:tcBorders>
            <w:vAlign w:val="bottom"/>
          </w:tcPr>
          <w:p w14:paraId="44095603" w14:textId="35B81330"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11</w:t>
            </w:r>
          </w:p>
        </w:tc>
        <w:tc>
          <w:tcPr>
            <w:tcW w:w="2497" w:type="dxa"/>
            <w:tcBorders>
              <w:top w:val="nil"/>
              <w:bottom w:val="nil"/>
            </w:tcBorders>
            <w:vAlign w:val="bottom"/>
          </w:tcPr>
          <w:p w14:paraId="6F122E21" w14:textId="71C4DEB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Hypsibius dujardini</w:t>
            </w:r>
          </w:p>
        </w:tc>
        <w:tc>
          <w:tcPr>
            <w:tcW w:w="3083" w:type="dxa"/>
            <w:tcBorders>
              <w:top w:val="nil"/>
              <w:bottom w:val="nil"/>
            </w:tcBorders>
            <w:vAlign w:val="bottom"/>
          </w:tcPr>
          <w:p w14:paraId="4A593809" w14:textId="28A1213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nHd.3.0</w:t>
            </w:r>
          </w:p>
        </w:tc>
        <w:tc>
          <w:tcPr>
            <w:tcW w:w="2144" w:type="dxa"/>
            <w:tcBorders>
              <w:top w:val="nil"/>
              <w:bottom w:val="nil"/>
            </w:tcBorders>
            <w:vAlign w:val="bottom"/>
          </w:tcPr>
          <w:p w14:paraId="7FD8D12A" w14:textId="48843C3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this study</w:t>
            </w:r>
          </w:p>
        </w:tc>
      </w:tr>
      <w:tr w:rsidR="001504F8" w:rsidRPr="001504F8" w14:paraId="357A5D0C" w14:textId="6DA39C85" w:rsidTr="001504F8">
        <w:tblPrEx>
          <w:tblBorders>
            <w:top w:val="none" w:sz="0" w:space="0" w:color="auto"/>
          </w:tblBorders>
        </w:tblPrEx>
        <w:trPr>
          <w:trHeight w:val="204"/>
        </w:trPr>
        <w:tc>
          <w:tcPr>
            <w:tcW w:w="1098" w:type="dxa"/>
            <w:tcBorders>
              <w:top w:val="nil"/>
              <w:bottom w:val="nil"/>
            </w:tcBorders>
            <w:vAlign w:val="bottom"/>
          </w:tcPr>
          <w:p w14:paraId="5E27BC94" w14:textId="140789F0"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12</w:t>
            </w:r>
          </w:p>
        </w:tc>
        <w:tc>
          <w:tcPr>
            <w:tcW w:w="2497" w:type="dxa"/>
            <w:tcBorders>
              <w:top w:val="nil"/>
              <w:bottom w:val="nil"/>
            </w:tcBorders>
            <w:vAlign w:val="bottom"/>
          </w:tcPr>
          <w:p w14:paraId="0C628154" w14:textId="00438240"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Ixodes scapularis</w:t>
            </w:r>
          </w:p>
        </w:tc>
        <w:tc>
          <w:tcPr>
            <w:tcW w:w="3083" w:type="dxa"/>
            <w:tcBorders>
              <w:top w:val="nil"/>
              <w:bottom w:val="nil"/>
            </w:tcBorders>
            <w:vAlign w:val="bottom"/>
          </w:tcPr>
          <w:p w14:paraId="124A362C" w14:textId="38E87E5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2014-08-VectorBase</w:t>
            </w:r>
          </w:p>
        </w:tc>
        <w:tc>
          <w:tcPr>
            <w:tcW w:w="2144" w:type="dxa"/>
            <w:tcBorders>
              <w:top w:val="nil"/>
              <w:bottom w:val="nil"/>
            </w:tcBorders>
            <w:vAlign w:val="bottom"/>
          </w:tcPr>
          <w:p w14:paraId="2E257723" w14:textId="4A44503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45155341" w14:textId="1A7D4F8D" w:rsidTr="001504F8">
        <w:tblPrEx>
          <w:tblBorders>
            <w:top w:val="none" w:sz="0" w:space="0" w:color="auto"/>
          </w:tblBorders>
        </w:tblPrEx>
        <w:trPr>
          <w:gridAfter w:val="1"/>
          <w:wAfter w:w="2144" w:type="dxa"/>
          <w:trHeight w:val="204"/>
        </w:trPr>
        <w:tc>
          <w:tcPr>
            <w:tcW w:w="1098" w:type="dxa"/>
            <w:tcBorders>
              <w:top w:val="nil"/>
              <w:bottom w:val="nil"/>
            </w:tcBorders>
            <w:vAlign w:val="bottom"/>
          </w:tcPr>
          <w:p w14:paraId="28D9C2DD" w14:textId="39C6FA98"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13</w:t>
            </w:r>
          </w:p>
        </w:tc>
        <w:tc>
          <w:tcPr>
            <w:tcW w:w="2497" w:type="dxa"/>
            <w:tcBorders>
              <w:top w:val="nil"/>
              <w:bottom w:val="nil"/>
            </w:tcBorders>
            <w:vAlign w:val="bottom"/>
          </w:tcPr>
          <w:p w14:paraId="6761FDB5" w14:textId="2188692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Meloidogyne hapla</w:t>
            </w:r>
          </w:p>
        </w:tc>
        <w:tc>
          <w:tcPr>
            <w:tcW w:w="3083" w:type="dxa"/>
            <w:tcBorders>
              <w:top w:val="nil"/>
              <w:bottom w:val="nil"/>
            </w:tcBorders>
            <w:vAlign w:val="bottom"/>
          </w:tcPr>
          <w:p w14:paraId="410B8705" w14:textId="09376932"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PRJNA29083</w:t>
            </w:r>
          </w:p>
        </w:tc>
      </w:tr>
      <w:tr w:rsidR="001504F8" w:rsidRPr="001504F8" w14:paraId="25798530" w14:textId="406E23DC" w:rsidTr="001504F8">
        <w:tblPrEx>
          <w:tblBorders>
            <w:top w:val="none" w:sz="0" w:space="0" w:color="auto"/>
          </w:tblBorders>
        </w:tblPrEx>
        <w:trPr>
          <w:trHeight w:val="204"/>
        </w:trPr>
        <w:tc>
          <w:tcPr>
            <w:tcW w:w="1098" w:type="dxa"/>
            <w:tcBorders>
              <w:top w:val="nil"/>
              <w:bottom w:val="nil"/>
            </w:tcBorders>
            <w:vAlign w:val="bottom"/>
          </w:tcPr>
          <w:p w14:paraId="6194D342" w14:textId="6DBED820"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14</w:t>
            </w:r>
          </w:p>
        </w:tc>
        <w:tc>
          <w:tcPr>
            <w:tcW w:w="2497" w:type="dxa"/>
            <w:tcBorders>
              <w:top w:val="nil"/>
              <w:bottom w:val="nil"/>
            </w:tcBorders>
            <w:vAlign w:val="bottom"/>
          </w:tcPr>
          <w:p w14:paraId="332E9B27" w14:textId="4D763A3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Nasonia vitripennis</w:t>
            </w:r>
          </w:p>
        </w:tc>
        <w:tc>
          <w:tcPr>
            <w:tcW w:w="3083" w:type="dxa"/>
            <w:tcBorders>
              <w:top w:val="nil"/>
              <w:bottom w:val="nil"/>
            </w:tcBorders>
            <w:vAlign w:val="bottom"/>
          </w:tcPr>
          <w:p w14:paraId="3F6DEAC2" w14:textId="4BA4FE51"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2010-12-NasoniaBase</w:t>
            </w:r>
          </w:p>
        </w:tc>
        <w:tc>
          <w:tcPr>
            <w:tcW w:w="2144" w:type="dxa"/>
            <w:tcBorders>
              <w:top w:val="nil"/>
              <w:bottom w:val="nil"/>
            </w:tcBorders>
            <w:vAlign w:val="bottom"/>
          </w:tcPr>
          <w:p w14:paraId="5D31EB91" w14:textId="13BD4032"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1A203B6F" w14:textId="48AFEED5" w:rsidTr="001504F8">
        <w:tblPrEx>
          <w:tblBorders>
            <w:top w:val="none" w:sz="0" w:space="0" w:color="auto"/>
          </w:tblBorders>
        </w:tblPrEx>
        <w:trPr>
          <w:trHeight w:val="204"/>
        </w:trPr>
        <w:tc>
          <w:tcPr>
            <w:tcW w:w="1098" w:type="dxa"/>
            <w:tcBorders>
              <w:top w:val="nil"/>
              <w:bottom w:val="nil"/>
            </w:tcBorders>
            <w:vAlign w:val="bottom"/>
          </w:tcPr>
          <w:p w14:paraId="0EFCFA6F" w14:textId="5E547EAD"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15</w:t>
            </w:r>
          </w:p>
        </w:tc>
        <w:tc>
          <w:tcPr>
            <w:tcW w:w="2497" w:type="dxa"/>
            <w:tcBorders>
              <w:top w:val="nil"/>
              <w:bottom w:val="nil"/>
            </w:tcBorders>
            <w:vAlign w:val="bottom"/>
          </w:tcPr>
          <w:p w14:paraId="72816FF5" w14:textId="6A8C9BB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Octopus bimaculoides</w:t>
            </w:r>
          </w:p>
        </w:tc>
        <w:tc>
          <w:tcPr>
            <w:tcW w:w="3083" w:type="dxa"/>
            <w:tcBorders>
              <w:top w:val="nil"/>
              <w:bottom w:val="nil"/>
            </w:tcBorders>
            <w:vAlign w:val="bottom"/>
          </w:tcPr>
          <w:p w14:paraId="3B3C6D2B" w14:textId="2F3FD39E"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2016-03-OIST</w:t>
            </w:r>
          </w:p>
        </w:tc>
        <w:tc>
          <w:tcPr>
            <w:tcW w:w="2144" w:type="dxa"/>
            <w:tcBorders>
              <w:top w:val="nil"/>
              <w:bottom w:val="nil"/>
            </w:tcBorders>
            <w:vAlign w:val="bottom"/>
          </w:tcPr>
          <w:p w14:paraId="746FDF96" w14:textId="3EA61716"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632A8A6A" w14:textId="2962A301" w:rsidTr="001504F8">
        <w:tblPrEx>
          <w:tblBorders>
            <w:top w:val="none" w:sz="0" w:space="0" w:color="auto"/>
          </w:tblBorders>
        </w:tblPrEx>
        <w:trPr>
          <w:trHeight w:val="204"/>
        </w:trPr>
        <w:tc>
          <w:tcPr>
            <w:tcW w:w="1098" w:type="dxa"/>
            <w:tcBorders>
              <w:top w:val="nil"/>
              <w:bottom w:val="nil"/>
            </w:tcBorders>
            <w:vAlign w:val="bottom"/>
          </w:tcPr>
          <w:p w14:paraId="7A2B1DFE" w14:textId="04D073CC"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16</w:t>
            </w:r>
          </w:p>
        </w:tc>
        <w:tc>
          <w:tcPr>
            <w:tcW w:w="2497" w:type="dxa"/>
            <w:tcBorders>
              <w:top w:val="nil"/>
              <w:bottom w:val="nil"/>
            </w:tcBorders>
            <w:vAlign w:val="bottom"/>
          </w:tcPr>
          <w:p w14:paraId="2546008D" w14:textId="4BF7138E"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Priapulus caudatus</w:t>
            </w:r>
          </w:p>
        </w:tc>
        <w:tc>
          <w:tcPr>
            <w:tcW w:w="3083" w:type="dxa"/>
            <w:tcBorders>
              <w:top w:val="nil"/>
              <w:bottom w:val="nil"/>
            </w:tcBorders>
            <w:vAlign w:val="bottom"/>
          </w:tcPr>
          <w:p w14:paraId="3E83E7AE" w14:textId="60B5FC23"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GCF_000485595</w:t>
            </w:r>
          </w:p>
        </w:tc>
        <w:tc>
          <w:tcPr>
            <w:tcW w:w="2144" w:type="dxa"/>
            <w:tcBorders>
              <w:top w:val="nil"/>
              <w:bottom w:val="nil"/>
            </w:tcBorders>
            <w:vAlign w:val="bottom"/>
          </w:tcPr>
          <w:p w14:paraId="205D9EE1" w14:textId="4096A47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NCBI</w:t>
            </w:r>
          </w:p>
        </w:tc>
      </w:tr>
      <w:tr w:rsidR="001504F8" w:rsidRPr="001504F8" w14:paraId="64E32C65" w14:textId="49128905" w:rsidTr="001504F8">
        <w:tblPrEx>
          <w:tblBorders>
            <w:top w:val="none" w:sz="0" w:space="0" w:color="auto"/>
          </w:tblBorders>
        </w:tblPrEx>
        <w:trPr>
          <w:trHeight w:val="204"/>
        </w:trPr>
        <w:tc>
          <w:tcPr>
            <w:tcW w:w="1098" w:type="dxa"/>
            <w:tcBorders>
              <w:top w:val="nil"/>
              <w:bottom w:val="nil"/>
            </w:tcBorders>
            <w:vAlign w:val="bottom"/>
          </w:tcPr>
          <w:p w14:paraId="6EF5C067" w14:textId="6E30CD62"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17</w:t>
            </w:r>
          </w:p>
        </w:tc>
        <w:tc>
          <w:tcPr>
            <w:tcW w:w="2497" w:type="dxa"/>
            <w:tcBorders>
              <w:top w:val="nil"/>
              <w:bottom w:val="nil"/>
            </w:tcBorders>
            <w:vAlign w:val="bottom"/>
          </w:tcPr>
          <w:p w14:paraId="7146A183" w14:textId="61442C79"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Pediculus humanus</w:t>
            </w:r>
          </w:p>
        </w:tc>
        <w:tc>
          <w:tcPr>
            <w:tcW w:w="3083" w:type="dxa"/>
            <w:tcBorders>
              <w:top w:val="nil"/>
              <w:bottom w:val="nil"/>
            </w:tcBorders>
            <w:vAlign w:val="bottom"/>
          </w:tcPr>
          <w:p w14:paraId="0ED583E6" w14:textId="0F6B122D"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2014-04-VectorBase</w:t>
            </w:r>
          </w:p>
        </w:tc>
        <w:tc>
          <w:tcPr>
            <w:tcW w:w="2144" w:type="dxa"/>
            <w:tcBorders>
              <w:top w:val="nil"/>
              <w:bottom w:val="nil"/>
            </w:tcBorders>
            <w:vAlign w:val="bottom"/>
          </w:tcPr>
          <w:p w14:paraId="4870EE5A" w14:textId="19A4F143"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60D5EAFA" w14:textId="3C50A43E" w:rsidTr="001504F8">
        <w:tblPrEx>
          <w:tblBorders>
            <w:top w:val="none" w:sz="0" w:space="0" w:color="auto"/>
          </w:tblBorders>
        </w:tblPrEx>
        <w:trPr>
          <w:trHeight w:val="204"/>
        </w:trPr>
        <w:tc>
          <w:tcPr>
            <w:tcW w:w="1098" w:type="dxa"/>
            <w:tcBorders>
              <w:top w:val="nil"/>
              <w:bottom w:val="nil"/>
            </w:tcBorders>
            <w:vAlign w:val="bottom"/>
          </w:tcPr>
          <w:p w14:paraId="0A7FB881" w14:textId="67C8518F"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18</w:t>
            </w:r>
          </w:p>
        </w:tc>
        <w:tc>
          <w:tcPr>
            <w:tcW w:w="2497" w:type="dxa"/>
            <w:tcBorders>
              <w:top w:val="nil"/>
              <w:bottom w:val="nil"/>
            </w:tcBorders>
            <w:vAlign w:val="bottom"/>
          </w:tcPr>
          <w:p w14:paraId="7F042888" w14:textId="0AEDB9F6"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Plectus murrayi</w:t>
            </w:r>
          </w:p>
        </w:tc>
        <w:tc>
          <w:tcPr>
            <w:tcW w:w="3083" w:type="dxa"/>
            <w:tcBorders>
              <w:top w:val="nil"/>
              <w:bottom w:val="nil"/>
            </w:tcBorders>
            <w:vAlign w:val="bottom"/>
          </w:tcPr>
          <w:p w14:paraId="012F7019" w14:textId="5D03D221"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nPm.2.0</w:t>
            </w:r>
          </w:p>
        </w:tc>
        <w:tc>
          <w:tcPr>
            <w:tcW w:w="2144" w:type="dxa"/>
            <w:tcBorders>
              <w:top w:val="nil"/>
              <w:bottom w:val="nil"/>
            </w:tcBorders>
            <w:vAlign w:val="bottom"/>
          </w:tcPr>
          <w:p w14:paraId="30D71E6C" w14:textId="76A12BEE"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ngenomes.org</w:t>
            </w:r>
          </w:p>
        </w:tc>
      </w:tr>
      <w:tr w:rsidR="001504F8" w:rsidRPr="001504F8" w14:paraId="6B5A83D0" w14:textId="7C07F7C6" w:rsidTr="001504F8">
        <w:tblPrEx>
          <w:tblBorders>
            <w:top w:val="none" w:sz="0" w:space="0" w:color="auto"/>
          </w:tblBorders>
        </w:tblPrEx>
        <w:trPr>
          <w:trHeight w:val="204"/>
        </w:trPr>
        <w:tc>
          <w:tcPr>
            <w:tcW w:w="1098" w:type="dxa"/>
            <w:tcBorders>
              <w:top w:val="nil"/>
              <w:bottom w:val="nil"/>
            </w:tcBorders>
            <w:vAlign w:val="bottom"/>
          </w:tcPr>
          <w:p w14:paraId="00342420" w14:textId="201F318A"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19</w:t>
            </w:r>
          </w:p>
        </w:tc>
        <w:tc>
          <w:tcPr>
            <w:tcW w:w="2497" w:type="dxa"/>
            <w:tcBorders>
              <w:top w:val="nil"/>
              <w:bottom w:val="nil"/>
            </w:tcBorders>
            <w:vAlign w:val="bottom"/>
          </w:tcPr>
          <w:p w14:paraId="0D6A8386" w14:textId="67BC3A2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Pristionchus pacificus</w:t>
            </w:r>
          </w:p>
        </w:tc>
        <w:tc>
          <w:tcPr>
            <w:tcW w:w="3083" w:type="dxa"/>
            <w:tcBorders>
              <w:top w:val="nil"/>
              <w:bottom w:val="nil"/>
            </w:tcBorders>
            <w:vAlign w:val="bottom"/>
          </w:tcPr>
          <w:p w14:paraId="64B75C77" w14:textId="3B0F946E"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PRJNA12644</w:t>
            </w:r>
          </w:p>
        </w:tc>
        <w:tc>
          <w:tcPr>
            <w:tcW w:w="2144" w:type="dxa"/>
            <w:tcBorders>
              <w:top w:val="nil"/>
              <w:bottom w:val="nil"/>
            </w:tcBorders>
            <w:vAlign w:val="bottom"/>
          </w:tcPr>
          <w:p w14:paraId="4F3B065E" w14:textId="5FBE048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3B724265" w14:textId="59606FFF" w:rsidTr="001504F8">
        <w:tblPrEx>
          <w:tblBorders>
            <w:top w:val="none" w:sz="0" w:space="0" w:color="auto"/>
          </w:tblBorders>
        </w:tblPrEx>
        <w:trPr>
          <w:trHeight w:val="204"/>
        </w:trPr>
        <w:tc>
          <w:tcPr>
            <w:tcW w:w="1098" w:type="dxa"/>
            <w:tcBorders>
              <w:top w:val="nil"/>
              <w:bottom w:val="nil"/>
            </w:tcBorders>
            <w:vAlign w:val="bottom"/>
          </w:tcPr>
          <w:p w14:paraId="1BA8F2AB" w14:textId="17C043E0"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20</w:t>
            </w:r>
          </w:p>
        </w:tc>
        <w:tc>
          <w:tcPr>
            <w:tcW w:w="2497" w:type="dxa"/>
            <w:tcBorders>
              <w:top w:val="nil"/>
              <w:bottom w:val="nil"/>
            </w:tcBorders>
            <w:vAlign w:val="bottom"/>
          </w:tcPr>
          <w:p w14:paraId="3DFA5C92" w14:textId="45F8AEE2"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Plutella xylostella</w:t>
            </w:r>
          </w:p>
        </w:tc>
        <w:tc>
          <w:tcPr>
            <w:tcW w:w="3083" w:type="dxa"/>
            <w:tcBorders>
              <w:top w:val="nil"/>
              <w:bottom w:val="nil"/>
            </w:tcBorders>
            <w:vAlign w:val="bottom"/>
          </w:tcPr>
          <w:p w14:paraId="1DD0F81F" w14:textId="7059EB0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DBM_FJ_v1_1</w:t>
            </w:r>
          </w:p>
        </w:tc>
        <w:tc>
          <w:tcPr>
            <w:tcW w:w="2144" w:type="dxa"/>
            <w:tcBorders>
              <w:top w:val="nil"/>
              <w:bottom w:val="nil"/>
            </w:tcBorders>
            <w:vAlign w:val="bottom"/>
          </w:tcPr>
          <w:p w14:paraId="37EA712F" w14:textId="4499ED4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LEPBASE</w:t>
            </w:r>
          </w:p>
        </w:tc>
      </w:tr>
      <w:tr w:rsidR="001504F8" w:rsidRPr="001504F8" w14:paraId="549CBA6E" w14:textId="43AA0EFB" w:rsidTr="001504F8">
        <w:tblPrEx>
          <w:tblBorders>
            <w:top w:val="none" w:sz="0" w:space="0" w:color="auto"/>
          </w:tblBorders>
        </w:tblPrEx>
        <w:trPr>
          <w:trHeight w:val="204"/>
        </w:trPr>
        <w:tc>
          <w:tcPr>
            <w:tcW w:w="1098" w:type="dxa"/>
            <w:tcBorders>
              <w:top w:val="nil"/>
              <w:bottom w:val="nil"/>
            </w:tcBorders>
            <w:vAlign w:val="bottom"/>
          </w:tcPr>
          <w:p w14:paraId="08E858A0" w14:textId="60302A6F"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37</w:t>
            </w:r>
          </w:p>
        </w:tc>
        <w:tc>
          <w:tcPr>
            <w:tcW w:w="2497" w:type="dxa"/>
            <w:tcBorders>
              <w:top w:val="nil"/>
              <w:bottom w:val="nil"/>
            </w:tcBorders>
            <w:vAlign w:val="bottom"/>
          </w:tcPr>
          <w:p w14:paraId="42FD2ADE" w14:textId="32D8D14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Ramazzottius varieornatus</w:t>
            </w:r>
          </w:p>
        </w:tc>
        <w:tc>
          <w:tcPr>
            <w:tcW w:w="3083" w:type="dxa"/>
            <w:tcBorders>
              <w:top w:val="nil"/>
              <w:bottom w:val="nil"/>
            </w:tcBorders>
            <w:vAlign w:val="bottom"/>
          </w:tcPr>
          <w:p w14:paraId="3D268385" w14:textId="42E121F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nRv.1.1</w:t>
            </w:r>
          </w:p>
        </w:tc>
        <w:tc>
          <w:tcPr>
            <w:tcW w:w="2144" w:type="dxa"/>
            <w:tcBorders>
              <w:top w:val="nil"/>
              <w:bottom w:val="nil"/>
            </w:tcBorders>
            <w:vAlign w:val="bottom"/>
          </w:tcPr>
          <w:p w14:paraId="300977F5" w14:textId="51E057F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this study</w:t>
            </w:r>
          </w:p>
        </w:tc>
      </w:tr>
      <w:tr w:rsidR="001504F8" w:rsidRPr="001504F8" w14:paraId="6DA509FB" w14:textId="1763E250" w:rsidTr="001504F8">
        <w:tblPrEx>
          <w:tblBorders>
            <w:top w:val="none" w:sz="0" w:space="0" w:color="auto"/>
          </w:tblBorders>
        </w:tblPrEx>
        <w:trPr>
          <w:trHeight w:val="204"/>
        </w:trPr>
        <w:tc>
          <w:tcPr>
            <w:tcW w:w="1098" w:type="dxa"/>
            <w:tcBorders>
              <w:top w:val="nil"/>
              <w:bottom w:val="nil"/>
            </w:tcBorders>
            <w:vAlign w:val="bottom"/>
          </w:tcPr>
          <w:p w14:paraId="69BF5ECF" w14:textId="269BA621"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22</w:t>
            </w:r>
          </w:p>
        </w:tc>
        <w:tc>
          <w:tcPr>
            <w:tcW w:w="2497" w:type="dxa"/>
            <w:tcBorders>
              <w:top w:val="nil"/>
              <w:bottom w:val="nil"/>
            </w:tcBorders>
            <w:vAlign w:val="bottom"/>
          </w:tcPr>
          <w:p w14:paraId="27A129AA" w14:textId="3C40FC1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Solenopsis invicta</w:t>
            </w:r>
          </w:p>
        </w:tc>
        <w:tc>
          <w:tcPr>
            <w:tcW w:w="3083" w:type="dxa"/>
            <w:tcBorders>
              <w:top w:val="nil"/>
              <w:bottom w:val="nil"/>
            </w:tcBorders>
            <w:vAlign w:val="bottom"/>
          </w:tcPr>
          <w:p w14:paraId="02C1D1A8" w14:textId="24137F08"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2013-10-AntGenomesPortal</w:t>
            </w:r>
          </w:p>
        </w:tc>
        <w:tc>
          <w:tcPr>
            <w:tcW w:w="2144" w:type="dxa"/>
            <w:tcBorders>
              <w:top w:val="nil"/>
              <w:bottom w:val="nil"/>
            </w:tcBorders>
            <w:vAlign w:val="bottom"/>
          </w:tcPr>
          <w:p w14:paraId="540EB831" w14:textId="1AFD21BC"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3D470CB5" w14:textId="59544137" w:rsidTr="001504F8">
        <w:tblPrEx>
          <w:tblBorders>
            <w:top w:val="none" w:sz="0" w:space="0" w:color="auto"/>
          </w:tblBorders>
        </w:tblPrEx>
        <w:trPr>
          <w:trHeight w:val="204"/>
        </w:trPr>
        <w:tc>
          <w:tcPr>
            <w:tcW w:w="1098" w:type="dxa"/>
            <w:tcBorders>
              <w:top w:val="nil"/>
              <w:bottom w:val="nil"/>
            </w:tcBorders>
            <w:vAlign w:val="bottom"/>
          </w:tcPr>
          <w:p w14:paraId="0CBCAD0A" w14:textId="7C03FC3D"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23</w:t>
            </w:r>
          </w:p>
        </w:tc>
        <w:tc>
          <w:tcPr>
            <w:tcW w:w="2497" w:type="dxa"/>
            <w:tcBorders>
              <w:top w:val="nil"/>
              <w:bottom w:val="nil"/>
            </w:tcBorders>
            <w:vAlign w:val="bottom"/>
          </w:tcPr>
          <w:p w14:paraId="56A0893B" w14:textId="3FF0B349"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Strigamia maritima</w:t>
            </w:r>
          </w:p>
        </w:tc>
        <w:tc>
          <w:tcPr>
            <w:tcW w:w="3083" w:type="dxa"/>
            <w:tcBorders>
              <w:top w:val="nil"/>
              <w:bottom w:val="nil"/>
            </w:tcBorders>
            <w:vAlign w:val="bottom"/>
          </w:tcPr>
          <w:p w14:paraId="45E219D1" w14:textId="101ACC91"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2013-02-EG</w:t>
            </w:r>
          </w:p>
        </w:tc>
        <w:tc>
          <w:tcPr>
            <w:tcW w:w="2144" w:type="dxa"/>
            <w:tcBorders>
              <w:top w:val="nil"/>
              <w:bottom w:val="nil"/>
            </w:tcBorders>
            <w:vAlign w:val="bottom"/>
          </w:tcPr>
          <w:p w14:paraId="191308A1" w14:textId="6F26905E"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3B9E9C1C" w14:textId="77777777" w:rsidTr="001504F8">
        <w:tblPrEx>
          <w:tblBorders>
            <w:top w:val="none" w:sz="0" w:space="0" w:color="auto"/>
          </w:tblBorders>
        </w:tblPrEx>
        <w:trPr>
          <w:trHeight w:val="204"/>
        </w:trPr>
        <w:tc>
          <w:tcPr>
            <w:tcW w:w="1098" w:type="dxa"/>
            <w:tcBorders>
              <w:top w:val="nil"/>
              <w:bottom w:val="nil"/>
            </w:tcBorders>
            <w:vAlign w:val="bottom"/>
          </w:tcPr>
          <w:p w14:paraId="1889165E" w14:textId="357D611B"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24</w:t>
            </w:r>
          </w:p>
        </w:tc>
        <w:tc>
          <w:tcPr>
            <w:tcW w:w="2497" w:type="dxa"/>
            <w:tcBorders>
              <w:top w:val="nil"/>
              <w:bottom w:val="nil"/>
            </w:tcBorders>
            <w:vAlign w:val="bottom"/>
          </w:tcPr>
          <w:p w14:paraId="5E2BC72C" w14:textId="2603257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Tribolium castaneum</w:t>
            </w:r>
          </w:p>
        </w:tc>
        <w:tc>
          <w:tcPr>
            <w:tcW w:w="3083" w:type="dxa"/>
            <w:tcBorders>
              <w:top w:val="nil"/>
              <w:bottom w:val="nil"/>
            </w:tcBorders>
            <w:vAlign w:val="bottom"/>
          </w:tcPr>
          <w:p w14:paraId="5084D792" w14:textId="61C2470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2012-09-24</w:t>
            </w:r>
          </w:p>
        </w:tc>
        <w:tc>
          <w:tcPr>
            <w:tcW w:w="2144" w:type="dxa"/>
            <w:tcBorders>
              <w:top w:val="nil"/>
              <w:bottom w:val="nil"/>
            </w:tcBorders>
            <w:vAlign w:val="bottom"/>
          </w:tcPr>
          <w:p w14:paraId="134EEE28" w14:textId="752D070D"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r w:rsidR="001504F8" w:rsidRPr="001504F8" w14:paraId="06E0F56E" w14:textId="77777777" w:rsidTr="001504F8">
        <w:tblPrEx>
          <w:tblBorders>
            <w:top w:val="none" w:sz="0" w:space="0" w:color="auto"/>
          </w:tblBorders>
        </w:tblPrEx>
        <w:trPr>
          <w:trHeight w:val="204"/>
        </w:trPr>
        <w:tc>
          <w:tcPr>
            <w:tcW w:w="1098" w:type="dxa"/>
            <w:tcBorders>
              <w:top w:val="nil"/>
              <w:bottom w:val="nil"/>
            </w:tcBorders>
            <w:vAlign w:val="bottom"/>
          </w:tcPr>
          <w:p w14:paraId="4ED7B2B1" w14:textId="5B74808C"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25</w:t>
            </w:r>
          </w:p>
        </w:tc>
        <w:tc>
          <w:tcPr>
            <w:tcW w:w="2497" w:type="dxa"/>
            <w:tcBorders>
              <w:top w:val="nil"/>
              <w:bottom w:val="nil"/>
            </w:tcBorders>
            <w:vAlign w:val="bottom"/>
          </w:tcPr>
          <w:p w14:paraId="43EF05F2" w14:textId="1F745A65"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Trichuris muris</w:t>
            </w:r>
          </w:p>
        </w:tc>
        <w:tc>
          <w:tcPr>
            <w:tcW w:w="3083" w:type="dxa"/>
            <w:tcBorders>
              <w:top w:val="nil"/>
              <w:bottom w:val="nil"/>
            </w:tcBorders>
            <w:vAlign w:val="bottom"/>
          </w:tcPr>
          <w:p w14:paraId="43C3DFFE" w14:textId="4DBC9EDF"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PRJEB126</w:t>
            </w:r>
          </w:p>
        </w:tc>
        <w:tc>
          <w:tcPr>
            <w:tcW w:w="2144" w:type="dxa"/>
            <w:tcBorders>
              <w:top w:val="nil"/>
              <w:bottom w:val="nil"/>
            </w:tcBorders>
            <w:vAlign w:val="bottom"/>
          </w:tcPr>
          <w:p w14:paraId="4C74ED43" w14:textId="5827A41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51BF7776" w14:textId="77777777" w:rsidTr="001504F8">
        <w:tblPrEx>
          <w:tblBorders>
            <w:top w:val="none" w:sz="0" w:space="0" w:color="auto"/>
          </w:tblBorders>
        </w:tblPrEx>
        <w:trPr>
          <w:trHeight w:val="204"/>
        </w:trPr>
        <w:tc>
          <w:tcPr>
            <w:tcW w:w="1098" w:type="dxa"/>
            <w:tcBorders>
              <w:top w:val="nil"/>
              <w:bottom w:val="nil"/>
            </w:tcBorders>
            <w:vAlign w:val="bottom"/>
          </w:tcPr>
          <w:p w14:paraId="7F342592" w14:textId="03CF8A83"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26</w:t>
            </w:r>
          </w:p>
        </w:tc>
        <w:tc>
          <w:tcPr>
            <w:tcW w:w="2497" w:type="dxa"/>
            <w:tcBorders>
              <w:top w:val="nil"/>
              <w:bottom w:val="nil"/>
            </w:tcBorders>
            <w:vAlign w:val="bottom"/>
          </w:tcPr>
          <w:p w14:paraId="0E923D1D" w14:textId="4C0169E1"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Trichinella spiralis</w:t>
            </w:r>
          </w:p>
        </w:tc>
        <w:tc>
          <w:tcPr>
            <w:tcW w:w="3083" w:type="dxa"/>
            <w:tcBorders>
              <w:top w:val="nil"/>
              <w:bottom w:val="nil"/>
            </w:tcBorders>
            <w:vAlign w:val="bottom"/>
          </w:tcPr>
          <w:p w14:paraId="1B3F4ABE" w14:textId="6D47AF9B"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PRJNA12603</w:t>
            </w:r>
          </w:p>
        </w:tc>
        <w:tc>
          <w:tcPr>
            <w:tcW w:w="2144" w:type="dxa"/>
            <w:tcBorders>
              <w:top w:val="nil"/>
              <w:bottom w:val="nil"/>
            </w:tcBorders>
            <w:vAlign w:val="bottom"/>
          </w:tcPr>
          <w:p w14:paraId="66232041" w14:textId="7228C976"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WormbaseParasite5</w:t>
            </w:r>
          </w:p>
        </w:tc>
      </w:tr>
      <w:tr w:rsidR="001504F8" w:rsidRPr="001504F8" w14:paraId="67A026D2" w14:textId="77777777" w:rsidTr="001504F8">
        <w:tblPrEx>
          <w:tblBorders>
            <w:top w:val="none" w:sz="0" w:space="0" w:color="auto"/>
          </w:tblBorders>
        </w:tblPrEx>
        <w:trPr>
          <w:trHeight w:val="204"/>
        </w:trPr>
        <w:tc>
          <w:tcPr>
            <w:tcW w:w="1098" w:type="dxa"/>
            <w:tcBorders>
              <w:top w:val="nil"/>
              <w:bottom w:val="single" w:sz="4" w:space="0" w:color="auto"/>
            </w:tcBorders>
            <w:vAlign w:val="bottom"/>
          </w:tcPr>
          <w:p w14:paraId="3956C44E" w14:textId="21C5B353" w:rsidR="004E0974" w:rsidRPr="00177608" w:rsidRDefault="004E0974" w:rsidP="004E09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eastAsia="Times New Roman" w:hAnsi="Gill Sans" w:cs="Gill Sans"/>
                <w:sz w:val="22"/>
                <w:szCs w:val="22"/>
              </w:rPr>
              <w:t>27</w:t>
            </w:r>
          </w:p>
        </w:tc>
        <w:tc>
          <w:tcPr>
            <w:tcW w:w="2497" w:type="dxa"/>
            <w:tcBorders>
              <w:top w:val="nil"/>
              <w:bottom w:val="single" w:sz="4" w:space="0" w:color="auto"/>
            </w:tcBorders>
            <w:vAlign w:val="bottom"/>
          </w:tcPr>
          <w:p w14:paraId="50B5C764" w14:textId="387D2994"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rPr>
            </w:pPr>
            <w:r w:rsidRPr="00177608">
              <w:rPr>
                <w:rFonts w:ascii="Gill Sans" w:eastAsia="Times New Roman" w:hAnsi="Gill Sans" w:cs="Gill Sans"/>
                <w:i/>
                <w:sz w:val="22"/>
                <w:szCs w:val="22"/>
              </w:rPr>
              <w:t>Tetranychus urticae</w:t>
            </w:r>
          </w:p>
        </w:tc>
        <w:tc>
          <w:tcPr>
            <w:tcW w:w="3083" w:type="dxa"/>
            <w:tcBorders>
              <w:top w:val="nil"/>
              <w:bottom w:val="single" w:sz="4" w:space="0" w:color="auto"/>
            </w:tcBorders>
            <w:vAlign w:val="bottom"/>
          </w:tcPr>
          <w:p w14:paraId="68AF261C" w14:textId="34B0F5F9"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2012-11-ORCAE</w:t>
            </w:r>
          </w:p>
        </w:tc>
        <w:tc>
          <w:tcPr>
            <w:tcW w:w="2144" w:type="dxa"/>
            <w:tcBorders>
              <w:top w:val="nil"/>
              <w:bottom w:val="single" w:sz="4" w:space="0" w:color="auto"/>
            </w:tcBorders>
            <w:vAlign w:val="bottom"/>
          </w:tcPr>
          <w:p w14:paraId="2255F7C2" w14:textId="03D917D2" w:rsidR="004E0974" w:rsidRPr="00177608" w:rsidRDefault="004E0974"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eastAsia="Times New Roman" w:hAnsi="Gill Sans" w:cs="Gill Sans"/>
                <w:sz w:val="22"/>
                <w:szCs w:val="22"/>
              </w:rPr>
              <w:t>EnsemblMetazoa</w:t>
            </w:r>
          </w:p>
        </w:tc>
      </w:tr>
    </w:tbl>
    <w:p w14:paraId="3B576E3D" w14:textId="77777777" w:rsidR="00634429" w:rsidRPr="001504F8" w:rsidRDefault="00634429" w:rsidP="00D82ACF">
      <w:pPr>
        <w:pStyle w:val="Normal1"/>
      </w:pPr>
    </w:p>
    <w:p w14:paraId="0A5504AD" w14:textId="1DD95B76" w:rsidR="006D6A64" w:rsidRPr="001504F8" w:rsidRDefault="001504F8">
      <w:pPr>
        <w:rPr>
          <w:rFonts w:ascii="Gill Sans" w:hAnsi="Gill Sans" w:cs="Gill Sans"/>
          <w:b/>
          <w:bCs/>
          <w:sz w:val="21"/>
          <w:szCs w:val="21"/>
        </w:rPr>
      </w:pPr>
      <w:r>
        <w:rPr>
          <w:rFonts w:ascii="Gill Sans" w:hAnsi="Gill Sans" w:cs="Gill Sans"/>
        </w:rPr>
        <w:t>* The index assigned for OrthoFinder clustering</w:t>
      </w:r>
      <w:r w:rsidR="006D6A64" w:rsidRPr="001504F8">
        <w:rPr>
          <w:rFonts w:ascii="Gill Sans" w:hAnsi="Gill Sans" w:cs="Gill Sans"/>
        </w:rPr>
        <w:br w:type="page"/>
      </w:r>
    </w:p>
    <w:p w14:paraId="345835BD" w14:textId="59ED8DE6" w:rsidR="008D26A8" w:rsidRPr="001504F8" w:rsidRDefault="008D26A8" w:rsidP="008D26A8">
      <w:pPr>
        <w:pStyle w:val="af4"/>
        <w:rPr>
          <w:rFonts w:ascii="Gill Sans" w:hAnsi="Gill Sans" w:cs="Gill Sans"/>
        </w:rPr>
      </w:pPr>
      <w:r w:rsidRPr="001504F8">
        <w:rPr>
          <w:rFonts w:ascii="Gill Sans" w:hAnsi="Gill Sans" w:cs="Gill Sans"/>
        </w:rPr>
        <w:lastRenderedPageBreak/>
        <w:t>Supplementary Table S7B</w:t>
      </w:r>
      <w:r w:rsidRPr="001504F8">
        <w:rPr>
          <w:rFonts w:ascii="Gill Sans" w:hAnsi="Gill Sans" w:cs="Gill Sans"/>
          <w:noProof/>
        </w:rPr>
        <w:t>.</w:t>
      </w:r>
      <w:r w:rsidRPr="001504F8">
        <w:rPr>
          <w:rFonts w:ascii="Gill Sans" w:hAnsi="Gill Sans" w:cs="Gill Sans"/>
        </w:rPr>
        <w:t xml:space="preserve"> Transcriptome data used for</w:t>
      </w:r>
      <w:r w:rsidR="001504F8">
        <w:rPr>
          <w:rFonts w:ascii="Gill Sans" w:hAnsi="Gill Sans" w:cs="Gill Sans"/>
        </w:rPr>
        <w:t xml:space="preserve"> clustering and</w:t>
      </w:r>
      <w:r w:rsidRPr="001504F8">
        <w:rPr>
          <w:rFonts w:ascii="Gill Sans" w:hAnsi="Gill Sans" w:cs="Gill Sans"/>
        </w:rPr>
        <w:t xml:space="preserve"> phylogenomics.</w:t>
      </w:r>
    </w:p>
    <w:p w14:paraId="3712643F" w14:textId="77777777" w:rsidR="008D26A8" w:rsidRPr="001504F8" w:rsidRDefault="008D26A8" w:rsidP="008D26A8">
      <w:pPr>
        <w:rPr>
          <w:rFonts w:ascii="Gill Sans" w:hAnsi="Gill Sans" w:cs="Gill Sans"/>
        </w:rPr>
      </w:pPr>
    </w:p>
    <w:tbl>
      <w:tblPr>
        <w:tblW w:w="0" w:type="auto"/>
        <w:tblBorders>
          <w:top w:val="nil"/>
          <w:left w:val="nil"/>
          <w:right w:val="nil"/>
        </w:tblBorders>
        <w:tblLayout w:type="fixed"/>
        <w:tblLook w:val="0000" w:firstRow="0" w:lastRow="0" w:firstColumn="0" w:lastColumn="0" w:noHBand="0" w:noVBand="0"/>
      </w:tblPr>
      <w:tblGrid>
        <w:gridCol w:w="1562"/>
        <w:gridCol w:w="1381"/>
        <w:gridCol w:w="1418"/>
        <w:gridCol w:w="2410"/>
        <w:gridCol w:w="2835"/>
      </w:tblGrid>
      <w:tr w:rsidR="008D26A8" w:rsidRPr="001504F8" w14:paraId="0BE5726F" w14:textId="77777777" w:rsidTr="008920C1">
        <w:trPr>
          <w:trHeight w:val="269"/>
        </w:trPr>
        <w:tc>
          <w:tcPr>
            <w:tcW w:w="1562" w:type="dxa"/>
            <w:tcBorders>
              <w:top w:val="single" w:sz="12" w:space="0" w:color="auto"/>
              <w:bottom w:val="single" w:sz="4" w:space="0" w:color="auto"/>
            </w:tcBorders>
            <w:shd w:val="clear" w:color="auto" w:fill="F2F2F2" w:themeFill="background1" w:themeFillShade="F2"/>
          </w:tcPr>
          <w:p w14:paraId="579C9924"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Species</w:t>
            </w:r>
          </w:p>
        </w:tc>
        <w:tc>
          <w:tcPr>
            <w:tcW w:w="1381" w:type="dxa"/>
            <w:tcBorders>
              <w:top w:val="single" w:sz="12" w:space="0" w:color="auto"/>
              <w:bottom w:val="single" w:sz="4" w:space="0" w:color="auto"/>
            </w:tcBorders>
            <w:shd w:val="clear" w:color="auto" w:fill="F2F2F2" w:themeFill="background1" w:themeFillShade="F2"/>
          </w:tcPr>
          <w:p w14:paraId="2DABF0EA"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hAnsi="Gill Sans" w:cs="Gill Sans"/>
                <w:sz w:val="22"/>
                <w:szCs w:val="22"/>
              </w:rPr>
              <w:t>Phylum</w:t>
            </w:r>
          </w:p>
        </w:tc>
        <w:tc>
          <w:tcPr>
            <w:tcW w:w="1418" w:type="dxa"/>
            <w:tcBorders>
              <w:top w:val="single" w:sz="12" w:space="0" w:color="auto"/>
              <w:bottom w:val="single" w:sz="4" w:space="0" w:color="auto"/>
            </w:tcBorders>
            <w:shd w:val="clear" w:color="auto" w:fill="F2F2F2" w:themeFill="background1" w:themeFillShade="F2"/>
          </w:tcPr>
          <w:p w14:paraId="38461DFF"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rPr>
            </w:pPr>
            <w:r w:rsidRPr="00177608">
              <w:rPr>
                <w:rFonts w:ascii="Gill Sans" w:hAnsi="Gill Sans" w:cs="Gill Sans"/>
                <w:sz w:val="22"/>
                <w:szCs w:val="22"/>
              </w:rPr>
              <w:t xml:space="preserve">Data Type </w:t>
            </w:r>
          </w:p>
        </w:tc>
        <w:tc>
          <w:tcPr>
            <w:tcW w:w="2410" w:type="dxa"/>
            <w:tcBorders>
              <w:top w:val="single" w:sz="12" w:space="0" w:color="auto"/>
              <w:bottom w:val="single" w:sz="4" w:space="0" w:color="auto"/>
            </w:tcBorders>
            <w:shd w:val="clear" w:color="auto" w:fill="F2F2F2" w:themeFill="background1" w:themeFillShade="F2"/>
          </w:tcPr>
          <w:p w14:paraId="74F98312"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hAnsi="Gill Sans" w:cs="Gill Sans"/>
                <w:sz w:val="22"/>
                <w:szCs w:val="22"/>
              </w:rPr>
              <w:t>Action</w:t>
            </w:r>
          </w:p>
        </w:tc>
        <w:tc>
          <w:tcPr>
            <w:tcW w:w="2835" w:type="dxa"/>
            <w:tcBorders>
              <w:top w:val="single" w:sz="12" w:space="0" w:color="auto"/>
              <w:bottom w:val="single" w:sz="4" w:space="0" w:color="auto"/>
            </w:tcBorders>
            <w:shd w:val="clear" w:color="auto" w:fill="F2F2F2" w:themeFill="background1" w:themeFillShade="F2"/>
          </w:tcPr>
          <w:p w14:paraId="232635AA"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r w:rsidRPr="00177608">
              <w:rPr>
                <w:rFonts w:ascii="Gill Sans" w:hAnsi="Gill Sans" w:cs="Gill Sans"/>
                <w:sz w:val="22"/>
                <w:szCs w:val="22"/>
              </w:rPr>
              <w:t xml:space="preserve">Link </w:t>
            </w:r>
          </w:p>
        </w:tc>
      </w:tr>
      <w:tr w:rsidR="008D26A8" w:rsidRPr="001504F8" w14:paraId="43CDE4F5" w14:textId="77777777" w:rsidTr="008920C1">
        <w:tblPrEx>
          <w:tblBorders>
            <w:top w:val="none" w:sz="0" w:space="0" w:color="auto"/>
          </w:tblBorders>
        </w:tblPrEx>
        <w:trPr>
          <w:trHeight w:val="269"/>
        </w:trPr>
        <w:tc>
          <w:tcPr>
            <w:tcW w:w="1562" w:type="dxa"/>
            <w:tcBorders>
              <w:top w:val="single" w:sz="4" w:space="0" w:color="auto"/>
              <w:bottom w:val="nil"/>
            </w:tcBorders>
          </w:tcPr>
          <w:p w14:paraId="7C63BE39"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Echiniscus testudo</w:t>
            </w:r>
          </w:p>
        </w:tc>
        <w:tc>
          <w:tcPr>
            <w:tcW w:w="1381" w:type="dxa"/>
            <w:tcBorders>
              <w:top w:val="single" w:sz="4" w:space="0" w:color="auto"/>
              <w:bottom w:val="nil"/>
            </w:tcBorders>
          </w:tcPr>
          <w:p w14:paraId="19858FDD"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Tardigrada</w:t>
            </w:r>
          </w:p>
        </w:tc>
        <w:tc>
          <w:tcPr>
            <w:tcW w:w="1418" w:type="dxa"/>
            <w:tcBorders>
              <w:top w:val="single" w:sz="4" w:space="0" w:color="auto"/>
              <w:bottom w:val="nil"/>
            </w:tcBorders>
          </w:tcPr>
          <w:p w14:paraId="33ECCE34"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assembled transcripts</w:t>
            </w:r>
          </w:p>
        </w:tc>
        <w:tc>
          <w:tcPr>
            <w:tcW w:w="2410" w:type="dxa"/>
            <w:tcBorders>
              <w:top w:val="single" w:sz="4" w:space="0" w:color="auto"/>
              <w:bottom w:val="nil"/>
            </w:tcBorders>
          </w:tcPr>
          <w:p w14:paraId="1EAF6E38"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predicted proteins using TransDecoder</w:t>
            </w:r>
          </w:p>
        </w:tc>
        <w:tc>
          <w:tcPr>
            <w:tcW w:w="2835" w:type="dxa"/>
            <w:tcBorders>
              <w:top w:val="single" w:sz="4" w:space="0" w:color="auto"/>
              <w:bottom w:val="nil"/>
            </w:tcBorders>
          </w:tcPr>
          <w:p w14:paraId="4B241F34"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ftp.ncbi.nlm.nih.gov/sra/wgs_aux/GD/AL/GDAL01/GDAL01.1.fsa_nt.gz</w:t>
            </w:r>
          </w:p>
        </w:tc>
      </w:tr>
      <w:tr w:rsidR="008D26A8" w:rsidRPr="001504F8" w14:paraId="355DD3CB" w14:textId="77777777" w:rsidTr="008920C1">
        <w:tblPrEx>
          <w:tblBorders>
            <w:top w:val="none" w:sz="0" w:space="0" w:color="auto"/>
          </w:tblBorders>
        </w:tblPrEx>
        <w:trPr>
          <w:trHeight w:val="269"/>
        </w:trPr>
        <w:tc>
          <w:tcPr>
            <w:tcW w:w="1562" w:type="dxa"/>
            <w:tcBorders>
              <w:top w:val="nil"/>
              <w:bottom w:val="nil"/>
            </w:tcBorders>
          </w:tcPr>
          <w:p w14:paraId="4CD56764"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Milnesium tardigradum</w:t>
            </w:r>
          </w:p>
        </w:tc>
        <w:tc>
          <w:tcPr>
            <w:tcW w:w="1381" w:type="dxa"/>
            <w:tcBorders>
              <w:top w:val="nil"/>
              <w:bottom w:val="nil"/>
            </w:tcBorders>
          </w:tcPr>
          <w:p w14:paraId="31EC3FBF"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Tardigrada</w:t>
            </w:r>
          </w:p>
        </w:tc>
        <w:tc>
          <w:tcPr>
            <w:tcW w:w="1418" w:type="dxa"/>
            <w:tcBorders>
              <w:top w:val="nil"/>
              <w:bottom w:val="nil"/>
            </w:tcBorders>
          </w:tcPr>
          <w:p w14:paraId="4F5642C0"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assembled transcripts</w:t>
            </w:r>
          </w:p>
        </w:tc>
        <w:tc>
          <w:tcPr>
            <w:tcW w:w="2410" w:type="dxa"/>
            <w:tcBorders>
              <w:top w:val="nil"/>
              <w:bottom w:val="nil"/>
            </w:tcBorders>
          </w:tcPr>
          <w:p w14:paraId="3B4B9AB7"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predicted proteins using TransDecoder</w:t>
            </w:r>
          </w:p>
        </w:tc>
        <w:tc>
          <w:tcPr>
            <w:tcW w:w="2835" w:type="dxa"/>
            <w:tcBorders>
              <w:top w:val="nil"/>
              <w:bottom w:val="nil"/>
            </w:tcBorders>
          </w:tcPr>
          <w:p w14:paraId="5E7B2596"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https://www.ncbi.nlm.nih.gov/nuccore/?term=PRJNA34121</w:t>
            </w:r>
          </w:p>
        </w:tc>
      </w:tr>
      <w:tr w:rsidR="008D26A8" w:rsidRPr="001504F8" w14:paraId="12FD45A8" w14:textId="77777777" w:rsidTr="008920C1">
        <w:tblPrEx>
          <w:tblBorders>
            <w:top w:val="none" w:sz="0" w:space="0" w:color="auto"/>
          </w:tblBorders>
        </w:tblPrEx>
        <w:trPr>
          <w:trHeight w:val="269"/>
        </w:trPr>
        <w:tc>
          <w:tcPr>
            <w:tcW w:w="1562" w:type="dxa"/>
            <w:tcBorders>
              <w:top w:val="nil"/>
              <w:bottom w:val="nil"/>
            </w:tcBorders>
          </w:tcPr>
          <w:p w14:paraId="6B92E697"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Euperipatoides kanangrensis</w:t>
            </w:r>
          </w:p>
        </w:tc>
        <w:tc>
          <w:tcPr>
            <w:tcW w:w="1381" w:type="dxa"/>
            <w:tcBorders>
              <w:top w:val="nil"/>
              <w:bottom w:val="nil"/>
            </w:tcBorders>
          </w:tcPr>
          <w:p w14:paraId="7DA51282"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Onycophora</w:t>
            </w:r>
          </w:p>
        </w:tc>
        <w:tc>
          <w:tcPr>
            <w:tcW w:w="1418" w:type="dxa"/>
            <w:tcBorders>
              <w:top w:val="nil"/>
              <w:bottom w:val="nil"/>
            </w:tcBorders>
          </w:tcPr>
          <w:p w14:paraId="40C3F58B"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ESTs</w:t>
            </w:r>
          </w:p>
        </w:tc>
        <w:tc>
          <w:tcPr>
            <w:tcW w:w="2410" w:type="dxa"/>
            <w:tcBorders>
              <w:top w:val="nil"/>
              <w:bottom w:val="nil"/>
            </w:tcBorders>
          </w:tcPr>
          <w:p w14:paraId="38AFBA20"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assembled with CAP3; predicted proteins using TransDecoder</w:t>
            </w:r>
          </w:p>
        </w:tc>
        <w:tc>
          <w:tcPr>
            <w:tcW w:w="2835" w:type="dxa"/>
            <w:tcBorders>
              <w:top w:val="nil"/>
              <w:bottom w:val="nil"/>
            </w:tcBorders>
          </w:tcPr>
          <w:p w14:paraId="4884354A"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ftp://ftp-private.ncbi.nlm.nih.gov/pub/TraceDB/euperipatoides_kanangrensis/fasta.euperipatoides_kanangrensis.001.gz</w:t>
            </w:r>
          </w:p>
        </w:tc>
      </w:tr>
      <w:tr w:rsidR="008D26A8" w:rsidRPr="001504F8" w14:paraId="402CB02E" w14:textId="77777777" w:rsidTr="008920C1">
        <w:tblPrEx>
          <w:tblBorders>
            <w:top w:val="none" w:sz="0" w:space="0" w:color="auto"/>
          </w:tblBorders>
        </w:tblPrEx>
        <w:trPr>
          <w:trHeight w:val="269"/>
        </w:trPr>
        <w:tc>
          <w:tcPr>
            <w:tcW w:w="1562" w:type="dxa"/>
            <w:tcBorders>
              <w:top w:val="nil"/>
              <w:bottom w:val="nil"/>
            </w:tcBorders>
          </w:tcPr>
          <w:p w14:paraId="1965F57B"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Peripatopsis sedgwicki</w:t>
            </w:r>
          </w:p>
        </w:tc>
        <w:tc>
          <w:tcPr>
            <w:tcW w:w="1381" w:type="dxa"/>
            <w:tcBorders>
              <w:top w:val="nil"/>
              <w:bottom w:val="nil"/>
            </w:tcBorders>
          </w:tcPr>
          <w:p w14:paraId="7787330B"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Onycophora</w:t>
            </w:r>
          </w:p>
        </w:tc>
        <w:tc>
          <w:tcPr>
            <w:tcW w:w="1418" w:type="dxa"/>
            <w:tcBorders>
              <w:top w:val="nil"/>
              <w:bottom w:val="nil"/>
            </w:tcBorders>
          </w:tcPr>
          <w:p w14:paraId="18BE1227"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ESTs</w:t>
            </w:r>
          </w:p>
        </w:tc>
        <w:tc>
          <w:tcPr>
            <w:tcW w:w="2410" w:type="dxa"/>
            <w:tcBorders>
              <w:top w:val="nil"/>
              <w:bottom w:val="nil"/>
            </w:tcBorders>
          </w:tcPr>
          <w:p w14:paraId="4ECB1E09"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assembled with CAP3; predicted proteins using TransDecoder</w:t>
            </w:r>
          </w:p>
        </w:tc>
        <w:tc>
          <w:tcPr>
            <w:tcW w:w="2835" w:type="dxa"/>
            <w:tcBorders>
              <w:top w:val="nil"/>
              <w:bottom w:val="nil"/>
            </w:tcBorders>
          </w:tcPr>
          <w:p w14:paraId="614C1E21"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https://www.ncbi.nlm.nih.gov/nucest/?term=Peripatopsis+sedgwicki%5Borganism%5D</w:t>
            </w:r>
          </w:p>
        </w:tc>
      </w:tr>
      <w:tr w:rsidR="008D26A8" w:rsidRPr="001504F8" w14:paraId="0008228E" w14:textId="77777777" w:rsidTr="008920C1">
        <w:tblPrEx>
          <w:tblBorders>
            <w:top w:val="none" w:sz="0" w:space="0" w:color="auto"/>
          </w:tblBorders>
        </w:tblPrEx>
        <w:trPr>
          <w:trHeight w:val="269"/>
        </w:trPr>
        <w:tc>
          <w:tcPr>
            <w:tcW w:w="1562" w:type="dxa"/>
            <w:tcBorders>
              <w:top w:val="nil"/>
              <w:bottom w:val="nil"/>
            </w:tcBorders>
          </w:tcPr>
          <w:p w14:paraId="0D6FA689"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Peripatopsis capensis</w:t>
            </w:r>
          </w:p>
        </w:tc>
        <w:tc>
          <w:tcPr>
            <w:tcW w:w="1381" w:type="dxa"/>
            <w:tcBorders>
              <w:top w:val="nil"/>
              <w:bottom w:val="nil"/>
            </w:tcBorders>
          </w:tcPr>
          <w:p w14:paraId="0F5496BC"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Onycophora</w:t>
            </w:r>
          </w:p>
        </w:tc>
        <w:tc>
          <w:tcPr>
            <w:tcW w:w="1418" w:type="dxa"/>
            <w:tcBorders>
              <w:top w:val="nil"/>
              <w:bottom w:val="nil"/>
            </w:tcBorders>
          </w:tcPr>
          <w:p w14:paraId="3B277048"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raw Illumina reads</w:t>
            </w:r>
          </w:p>
        </w:tc>
        <w:tc>
          <w:tcPr>
            <w:tcW w:w="2410" w:type="dxa"/>
            <w:tcBorders>
              <w:top w:val="nil"/>
              <w:bottom w:val="nil"/>
            </w:tcBorders>
          </w:tcPr>
          <w:p w14:paraId="730B46A8"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trimmed using Skewer; assembled with Trinity; predicted proteins using TransDecoder</w:t>
            </w:r>
          </w:p>
        </w:tc>
        <w:tc>
          <w:tcPr>
            <w:tcW w:w="2835" w:type="dxa"/>
            <w:tcBorders>
              <w:top w:val="nil"/>
              <w:bottom w:val="nil"/>
            </w:tcBorders>
          </w:tcPr>
          <w:p w14:paraId="12A28655"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https://www.ncbi.nlm.nih.gov/bioproject/PRJNA236598</w:t>
            </w:r>
          </w:p>
        </w:tc>
      </w:tr>
      <w:tr w:rsidR="008D26A8" w:rsidRPr="001504F8" w14:paraId="5359FCAF" w14:textId="77777777" w:rsidTr="008920C1">
        <w:tblPrEx>
          <w:tblBorders>
            <w:top w:val="none" w:sz="0" w:space="0" w:color="auto"/>
          </w:tblBorders>
        </w:tblPrEx>
        <w:trPr>
          <w:trHeight w:val="269"/>
        </w:trPr>
        <w:tc>
          <w:tcPr>
            <w:tcW w:w="1562" w:type="dxa"/>
            <w:tcBorders>
              <w:top w:val="nil"/>
              <w:bottom w:val="nil"/>
            </w:tcBorders>
          </w:tcPr>
          <w:p w14:paraId="5322537D"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Pycnophyes kielensis</w:t>
            </w:r>
          </w:p>
        </w:tc>
        <w:tc>
          <w:tcPr>
            <w:tcW w:w="1381" w:type="dxa"/>
            <w:tcBorders>
              <w:top w:val="nil"/>
              <w:bottom w:val="nil"/>
            </w:tcBorders>
          </w:tcPr>
          <w:p w14:paraId="66E9BB33"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Kinorhyncha</w:t>
            </w:r>
          </w:p>
        </w:tc>
        <w:tc>
          <w:tcPr>
            <w:tcW w:w="1418" w:type="dxa"/>
            <w:tcBorders>
              <w:top w:val="nil"/>
              <w:bottom w:val="nil"/>
            </w:tcBorders>
          </w:tcPr>
          <w:p w14:paraId="2FBF845F"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assembled transcripts</w:t>
            </w:r>
          </w:p>
        </w:tc>
        <w:tc>
          <w:tcPr>
            <w:tcW w:w="2410" w:type="dxa"/>
            <w:tcBorders>
              <w:top w:val="nil"/>
              <w:bottom w:val="nil"/>
            </w:tcBorders>
          </w:tcPr>
          <w:p w14:paraId="6145F91E"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predicted proteins using TransDecoder</w:t>
            </w:r>
          </w:p>
        </w:tc>
        <w:tc>
          <w:tcPr>
            <w:tcW w:w="2835" w:type="dxa"/>
            <w:tcBorders>
              <w:top w:val="nil"/>
              <w:bottom w:val="nil"/>
            </w:tcBorders>
          </w:tcPr>
          <w:p w14:paraId="5472CE1C"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ftp://ftp.ncbi.nlm.nih.gov/sra/wgs_aux/GD/AN/GDAN01/GDAN01.1.fsa_nt.gz</w:t>
            </w:r>
          </w:p>
        </w:tc>
      </w:tr>
      <w:tr w:rsidR="008D26A8" w:rsidRPr="001504F8" w14:paraId="4FA6C186" w14:textId="77777777" w:rsidTr="008920C1">
        <w:tblPrEx>
          <w:tblBorders>
            <w:top w:val="none" w:sz="0" w:space="0" w:color="auto"/>
          </w:tblBorders>
        </w:tblPrEx>
        <w:trPr>
          <w:trHeight w:val="269"/>
        </w:trPr>
        <w:tc>
          <w:tcPr>
            <w:tcW w:w="1562" w:type="dxa"/>
            <w:tcBorders>
              <w:top w:val="nil"/>
              <w:bottom w:val="nil"/>
            </w:tcBorders>
          </w:tcPr>
          <w:p w14:paraId="3E3FB0B9"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Echinoderes horni</w:t>
            </w:r>
          </w:p>
        </w:tc>
        <w:tc>
          <w:tcPr>
            <w:tcW w:w="1381" w:type="dxa"/>
            <w:tcBorders>
              <w:top w:val="nil"/>
              <w:bottom w:val="nil"/>
            </w:tcBorders>
          </w:tcPr>
          <w:p w14:paraId="2C6B794F"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Kinorhyncha</w:t>
            </w:r>
          </w:p>
        </w:tc>
        <w:tc>
          <w:tcPr>
            <w:tcW w:w="1418" w:type="dxa"/>
            <w:tcBorders>
              <w:top w:val="nil"/>
              <w:bottom w:val="nil"/>
            </w:tcBorders>
          </w:tcPr>
          <w:p w14:paraId="321985D8"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 xml:space="preserve">ESTs </w:t>
            </w:r>
          </w:p>
        </w:tc>
        <w:tc>
          <w:tcPr>
            <w:tcW w:w="2410" w:type="dxa"/>
            <w:tcBorders>
              <w:top w:val="nil"/>
              <w:bottom w:val="nil"/>
            </w:tcBorders>
          </w:tcPr>
          <w:p w14:paraId="18308783"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assembled with CAP3; predicted proteins using TransDecoder</w:t>
            </w:r>
          </w:p>
        </w:tc>
        <w:tc>
          <w:tcPr>
            <w:tcW w:w="2835" w:type="dxa"/>
            <w:tcBorders>
              <w:top w:val="nil"/>
              <w:bottom w:val="nil"/>
            </w:tcBorders>
          </w:tcPr>
          <w:p w14:paraId="18CB707A"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ftp://ftp-private.ncbi.nlm.nih.gov/pub/TraceDB/echinoderes_horni/fasta.echinoderes_horni.001.gz</w:t>
            </w:r>
          </w:p>
        </w:tc>
      </w:tr>
      <w:tr w:rsidR="008D26A8" w:rsidRPr="001504F8" w14:paraId="1EE663FE" w14:textId="77777777" w:rsidTr="008920C1">
        <w:tblPrEx>
          <w:tblBorders>
            <w:top w:val="none" w:sz="0" w:space="0" w:color="auto"/>
          </w:tblBorders>
        </w:tblPrEx>
        <w:trPr>
          <w:trHeight w:val="269"/>
        </w:trPr>
        <w:tc>
          <w:tcPr>
            <w:tcW w:w="1562" w:type="dxa"/>
            <w:tcBorders>
              <w:top w:val="nil"/>
              <w:bottom w:val="single" w:sz="4" w:space="0" w:color="auto"/>
            </w:tcBorders>
          </w:tcPr>
          <w:p w14:paraId="4B5B1D47"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i/>
                <w:kern w:val="1"/>
              </w:rPr>
            </w:pPr>
            <w:r w:rsidRPr="00177608">
              <w:rPr>
                <w:rFonts w:ascii="Gill Sans" w:hAnsi="Gill Sans" w:cs="Gill Sans"/>
                <w:i/>
                <w:sz w:val="22"/>
                <w:szCs w:val="22"/>
              </w:rPr>
              <w:t>Halicryptus spinulosus</w:t>
            </w:r>
          </w:p>
        </w:tc>
        <w:tc>
          <w:tcPr>
            <w:tcW w:w="1381" w:type="dxa"/>
            <w:tcBorders>
              <w:top w:val="nil"/>
              <w:bottom w:val="single" w:sz="4" w:space="0" w:color="auto"/>
            </w:tcBorders>
          </w:tcPr>
          <w:p w14:paraId="017F0058"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Priapulida</w:t>
            </w:r>
          </w:p>
        </w:tc>
        <w:tc>
          <w:tcPr>
            <w:tcW w:w="1418" w:type="dxa"/>
            <w:tcBorders>
              <w:top w:val="nil"/>
              <w:bottom w:val="single" w:sz="4" w:space="0" w:color="auto"/>
            </w:tcBorders>
          </w:tcPr>
          <w:p w14:paraId="003CD164" w14:textId="77777777" w:rsidR="008D26A8" w:rsidRPr="00177608" w:rsidRDefault="008D26A8" w:rsidP="008920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77608">
              <w:rPr>
                <w:rFonts w:ascii="Gill Sans" w:hAnsi="Gill Sans" w:cs="Gill Sans"/>
                <w:sz w:val="22"/>
                <w:szCs w:val="22"/>
              </w:rPr>
              <w:t>assembled transcripts</w:t>
            </w:r>
          </w:p>
        </w:tc>
        <w:tc>
          <w:tcPr>
            <w:tcW w:w="2410" w:type="dxa"/>
            <w:tcBorders>
              <w:top w:val="nil"/>
              <w:bottom w:val="single" w:sz="4" w:space="0" w:color="auto"/>
            </w:tcBorders>
          </w:tcPr>
          <w:p w14:paraId="38399D41"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predicted proteins using TransDecoder</w:t>
            </w:r>
          </w:p>
        </w:tc>
        <w:tc>
          <w:tcPr>
            <w:tcW w:w="2835" w:type="dxa"/>
            <w:tcBorders>
              <w:top w:val="nil"/>
              <w:bottom w:val="single" w:sz="4" w:space="0" w:color="auto"/>
            </w:tcBorders>
          </w:tcPr>
          <w:p w14:paraId="1552A73C" w14:textId="77777777" w:rsidR="008D26A8" w:rsidRPr="00177608" w:rsidRDefault="008D26A8"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rPr>
            </w:pPr>
            <w:r w:rsidRPr="00177608">
              <w:rPr>
                <w:rFonts w:ascii="Gill Sans" w:hAnsi="Gill Sans" w:cs="Gill Sans"/>
                <w:sz w:val="22"/>
                <w:szCs w:val="22"/>
              </w:rPr>
              <w:t>ftp://ftp.ncbi.nlm.nih.gov/sra/wgs_aux/GD/AM/GDAM01/GDAM01.1.fsa_nt.gz</w:t>
            </w:r>
          </w:p>
        </w:tc>
      </w:tr>
    </w:tbl>
    <w:p w14:paraId="0796CDC9" w14:textId="77777777" w:rsidR="008D26A8" w:rsidRPr="001504F8" w:rsidRDefault="008D26A8" w:rsidP="008D26A8">
      <w:pPr>
        <w:rPr>
          <w:rFonts w:ascii="Gill Sans" w:hAnsi="Gill Sans" w:cs="Gill Sans"/>
        </w:rPr>
      </w:pPr>
    </w:p>
    <w:p w14:paraId="5BA2EF24" w14:textId="77777777" w:rsidR="00634429" w:rsidRPr="001504F8" w:rsidRDefault="00634429" w:rsidP="00D82ACF">
      <w:pPr>
        <w:pStyle w:val="Normal1"/>
      </w:pPr>
    </w:p>
    <w:p w14:paraId="49FC1734" w14:textId="02D7DD65" w:rsidR="000F2F59" w:rsidRPr="001504F8" w:rsidRDefault="000F2F59" w:rsidP="00D82ACF">
      <w:pPr>
        <w:pStyle w:val="Normal1"/>
      </w:pPr>
      <w:r w:rsidRPr="001504F8">
        <w:br w:type="page"/>
      </w:r>
    </w:p>
    <w:p w14:paraId="6774EC2F" w14:textId="227D4007" w:rsidR="009B05AC" w:rsidRPr="001504F8" w:rsidRDefault="002C1C8D" w:rsidP="00177608">
      <w:pPr>
        <w:pStyle w:val="af4"/>
        <w:rPr>
          <w:rFonts w:ascii="Gill Sans" w:hAnsi="Gill Sans" w:cs="Gill Sans"/>
        </w:rPr>
      </w:pPr>
      <w:bookmarkStart w:id="15" w:name="_Toc349221913"/>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b w:val="0"/>
          <w:bCs w:val="0"/>
        </w:rPr>
        <w:fldChar w:fldCharType="begin"/>
      </w:r>
      <w:r w:rsidR="001504F8" w:rsidRPr="001504F8">
        <w:rPr>
          <w:rFonts w:ascii="Gill Sans" w:hAnsi="Gill Sans" w:cs="Gill Sans"/>
          <w:b w:val="0"/>
          <w:bCs w:val="0"/>
        </w:rPr>
        <w:instrText xml:space="preserve"> SEQ Supplementary_Table \* ARABIC </w:instrText>
      </w:r>
      <w:r w:rsidR="001504F8" w:rsidRPr="001504F8">
        <w:rPr>
          <w:rFonts w:ascii="Gill Sans" w:hAnsi="Gill Sans" w:cs="Gill Sans"/>
          <w:b w:val="0"/>
          <w:bCs w:val="0"/>
        </w:rPr>
        <w:fldChar w:fldCharType="separate"/>
      </w:r>
      <w:r w:rsidR="00C50E4B" w:rsidRPr="001504F8">
        <w:rPr>
          <w:rFonts w:ascii="Gill Sans" w:hAnsi="Gill Sans" w:cs="Gill Sans"/>
          <w:noProof/>
        </w:rPr>
        <w:t>8</w:t>
      </w:r>
      <w:r w:rsidR="001504F8" w:rsidRPr="001504F8">
        <w:rPr>
          <w:rFonts w:ascii="Gill Sans" w:hAnsi="Gill Sans" w:cs="Gill Sans"/>
          <w:b w:val="0"/>
          <w:bCs w:val="0"/>
          <w:noProof/>
        </w:rPr>
        <w:fldChar w:fldCharType="end"/>
      </w:r>
      <w:r w:rsidR="003E0AA7" w:rsidRPr="001504F8">
        <w:rPr>
          <w:rFonts w:ascii="Gill Sans" w:hAnsi="Gill Sans" w:cs="Gill Sans"/>
          <w:noProof/>
        </w:rPr>
        <w:t>.</w:t>
      </w:r>
      <w:r w:rsidR="00FE0189" w:rsidRPr="001504F8">
        <w:rPr>
          <w:rFonts w:ascii="Gill Sans" w:hAnsi="Gill Sans" w:cs="Gill Sans"/>
        </w:rPr>
        <w:t xml:space="preserve"> </w:t>
      </w:r>
      <w:r w:rsidR="009B05AC" w:rsidRPr="001504F8">
        <w:rPr>
          <w:rFonts w:ascii="Gill Sans" w:hAnsi="Gill Sans" w:cs="Gill Sans"/>
        </w:rPr>
        <w:t xml:space="preserve">HGT content calculation of </w:t>
      </w:r>
      <w:r w:rsidR="001C53EA" w:rsidRPr="001504F8">
        <w:rPr>
          <w:rFonts w:ascii="Gill Sans" w:hAnsi="Gill Sans" w:cs="Gill Sans"/>
        </w:rPr>
        <w:t>E</w:t>
      </w:r>
      <w:r w:rsidR="009B05AC" w:rsidRPr="001504F8">
        <w:rPr>
          <w:rFonts w:ascii="Gill Sans" w:hAnsi="Gill Sans" w:cs="Gill Sans"/>
        </w:rPr>
        <w:t>cdysozoa</w:t>
      </w:r>
      <w:bookmarkEnd w:id="15"/>
      <w:r w:rsidR="009B05AC" w:rsidRPr="001504F8">
        <w:rPr>
          <w:rFonts w:ascii="Gill Sans" w:hAnsi="Gill Sans" w:cs="Gill Sans"/>
        </w:rPr>
        <w:t xml:space="preserve"> </w:t>
      </w:r>
    </w:p>
    <w:p w14:paraId="0B95B78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tbl>
      <w:tblPr>
        <w:tblW w:w="0" w:type="auto"/>
        <w:tblBorders>
          <w:top w:val="nil"/>
          <w:left w:val="nil"/>
          <w:right w:val="nil"/>
        </w:tblBorders>
        <w:tblLook w:val="0000" w:firstRow="0" w:lastRow="0" w:firstColumn="0" w:lastColumn="0" w:noHBand="0" w:noVBand="0"/>
      </w:tblPr>
      <w:tblGrid>
        <w:gridCol w:w="1009"/>
        <w:gridCol w:w="1983"/>
        <w:gridCol w:w="1948"/>
        <w:gridCol w:w="734"/>
        <w:gridCol w:w="1077"/>
        <w:gridCol w:w="616"/>
        <w:gridCol w:w="796"/>
        <w:gridCol w:w="1077"/>
        <w:gridCol w:w="616"/>
      </w:tblGrid>
      <w:tr w:rsidR="009B05AC" w:rsidRPr="001504F8" w14:paraId="63A2FF44" w14:textId="77777777" w:rsidTr="00375C1A">
        <w:trPr>
          <w:trHeight w:val="261"/>
        </w:trPr>
        <w:tc>
          <w:tcPr>
            <w:tcW w:w="0" w:type="auto"/>
            <w:vMerge w:val="restart"/>
            <w:tcBorders>
              <w:top w:val="single" w:sz="12" w:space="0" w:color="auto"/>
              <w:bottom w:val="single" w:sz="2" w:space="0" w:color="auto"/>
            </w:tcBorders>
            <w:vAlign w:val="center"/>
          </w:tcPr>
          <w:p w14:paraId="09AF1BA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Category</w:t>
            </w:r>
          </w:p>
        </w:tc>
        <w:tc>
          <w:tcPr>
            <w:tcW w:w="0" w:type="auto"/>
            <w:vMerge w:val="restart"/>
            <w:tcBorders>
              <w:top w:val="single" w:sz="12" w:space="0" w:color="auto"/>
              <w:bottom w:val="single" w:sz="2" w:space="0" w:color="auto"/>
            </w:tcBorders>
            <w:vAlign w:val="center"/>
          </w:tcPr>
          <w:p w14:paraId="1DC39195"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sz w:val="18"/>
                <w:szCs w:val="20"/>
              </w:rPr>
            </w:pPr>
            <w:r w:rsidRPr="00177608">
              <w:rPr>
                <w:rFonts w:ascii="Gill Sans" w:hAnsi="Gill Sans" w:cs="Gill Sans"/>
                <w:sz w:val="18"/>
                <w:szCs w:val="20"/>
              </w:rPr>
              <w:t>Augustus3</w:t>
            </w:r>
          </w:p>
          <w:p w14:paraId="72B4CD67"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model</w:t>
            </w:r>
          </w:p>
        </w:tc>
        <w:tc>
          <w:tcPr>
            <w:tcW w:w="0" w:type="auto"/>
            <w:vMerge w:val="restart"/>
            <w:tcBorders>
              <w:top w:val="single" w:sz="12" w:space="0" w:color="auto"/>
              <w:bottom w:val="single" w:sz="2" w:space="0" w:color="auto"/>
            </w:tcBorders>
            <w:vAlign w:val="center"/>
          </w:tcPr>
          <w:p w14:paraId="1D38E52D"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Organism</w:t>
            </w:r>
          </w:p>
        </w:tc>
        <w:tc>
          <w:tcPr>
            <w:tcW w:w="0" w:type="auto"/>
            <w:gridSpan w:val="3"/>
            <w:tcBorders>
              <w:top w:val="single" w:sz="12" w:space="0" w:color="auto"/>
            </w:tcBorders>
            <w:vAlign w:val="center"/>
          </w:tcPr>
          <w:p w14:paraId="2ABCB37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ENSEMBL (DL:2016.09.20)</w:t>
            </w:r>
          </w:p>
        </w:tc>
        <w:tc>
          <w:tcPr>
            <w:tcW w:w="0" w:type="auto"/>
            <w:gridSpan w:val="3"/>
            <w:tcBorders>
              <w:top w:val="single" w:sz="12" w:space="0" w:color="auto"/>
            </w:tcBorders>
            <w:vAlign w:val="center"/>
          </w:tcPr>
          <w:p w14:paraId="243D6D9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i/>
                <w:iCs/>
                <w:sz w:val="18"/>
                <w:szCs w:val="20"/>
              </w:rPr>
              <w:t>Ab initio</w:t>
            </w:r>
            <w:r w:rsidRPr="00177608">
              <w:rPr>
                <w:rFonts w:ascii="Gill Sans" w:hAnsi="Gill Sans" w:cs="Gill Sans"/>
                <w:sz w:val="18"/>
                <w:szCs w:val="20"/>
              </w:rPr>
              <w:t xml:space="preserve"> (Augustus 3.2.2)</w:t>
            </w:r>
          </w:p>
        </w:tc>
      </w:tr>
      <w:tr w:rsidR="009B05AC" w:rsidRPr="001504F8" w14:paraId="3C2C1D14" w14:textId="77777777" w:rsidTr="00375C1A">
        <w:tblPrEx>
          <w:tblBorders>
            <w:top w:val="none" w:sz="0" w:space="0" w:color="auto"/>
          </w:tblBorders>
        </w:tblPrEx>
        <w:trPr>
          <w:trHeight w:val="261"/>
        </w:trPr>
        <w:tc>
          <w:tcPr>
            <w:tcW w:w="0" w:type="auto"/>
            <w:vMerge/>
            <w:tcBorders>
              <w:top w:val="single" w:sz="16" w:space="0" w:color="auto"/>
              <w:bottom w:val="single" w:sz="4" w:space="0" w:color="auto"/>
            </w:tcBorders>
            <w:vAlign w:val="center"/>
          </w:tcPr>
          <w:p w14:paraId="7F27CEBB" w14:textId="77777777" w:rsidR="009B05AC" w:rsidRPr="00177608" w:rsidRDefault="009B05AC" w:rsidP="009B05AC">
            <w:pPr>
              <w:keepNext/>
              <w:keepLines/>
              <w:autoSpaceDE w:val="0"/>
              <w:autoSpaceDN w:val="0"/>
              <w:adjustRightInd w:val="0"/>
              <w:spacing w:after="200"/>
              <w:contextualSpacing/>
              <w:jc w:val="both"/>
              <w:rPr>
                <w:rFonts w:ascii="Gill Sans" w:hAnsi="Gill Sans" w:cs="Gill Sans"/>
                <w:kern w:val="1"/>
                <w:sz w:val="18"/>
                <w:szCs w:val="20"/>
              </w:rPr>
            </w:pPr>
          </w:p>
        </w:tc>
        <w:tc>
          <w:tcPr>
            <w:tcW w:w="0" w:type="auto"/>
            <w:vMerge/>
            <w:tcBorders>
              <w:top w:val="single" w:sz="16" w:space="0" w:color="auto"/>
              <w:bottom w:val="single" w:sz="4" w:space="0" w:color="auto"/>
            </w:tcBorders>
            <w:vAlign w:val="center"/>
          </w:tcPr>
          <w:p w14:paraId="3532E5E1" w14:textId="77777777" w:rsidR="009B05AC" w:rsidRPr="00177608" w:rsidRDefault="009B05AC">
            <w:pPr>
              <w:keepNext/>
              <w:keepLines/>
              <w:autoSpaceDE w:val="0"/>
              <w:autoSpaceDN w:val="0"/>
              <w:adjustRightInd w:val="0"/>
              <w:spacing w:after="200"/>
              <w:contextualSpacing/>
              <w:jc w:val="both"/>
              <w:rPr>
                <w:rFonts w:ascii="Gill Sans" w:hAnsi="Gill Sans" w:cs="Gill Sans"/>
                <w:kern w:val="1"/>
                <w:sz w:val="18"/>
                <w:szCs w:val="20"/>
              </w:rPr>
            </w:pPr>
          </w:p>
        </w:tc>
        <w:tc>
          <w:tcPr>
            <w:tcW w:w="0" w:type="auto"/>
            <w:vMerge/>
            <w:tcBorders>
              <w:top w:val="single" w:sz="16" w:space="0" w:color="auto"/>
              <w:bottom w:val="single" w:sz="4" w:space="0" w:color="auto"/>
            </w:tcBorders>
            <w:vAlign w:val="center"/>
          </w:tcPr>
          <w:p w14:paraId="7CA9ABA5" w14:textId="77777777" w:rsidR="009B05AC" w:rsidRPr="00177608" w:rsidRDefault="009B05AC">
            <w:pPr>
              <w:keepNext/>
              <w:keepLines/>
              <w:autoSpaceDE w:val="0"/>
              <w:autoSpaceDN w:val="0"/>
              <w:adjustRightInd w:val="0"/>
              <w:spacing w:after="200"/>
              <w:contextualSpacing/>
              <w:jc w:val="both"/>
              <w:rPr>
                <w:rFonts w:ascii="Gill Sans" w:hAnsi="Gill Sans" w:cs="Gill Sans"/>
                <w:kern w:val="1"/>
                <w:sz w:val="18"/>
                <w:szCs w:val="20"/>
              </w:rPr>
            </w:pPr>
          </w:p>
        </w:tc>
        <w:tc>
          <w:tcPr>
            <w:tcW w:w="0" w:type="auto"/>
            <w:tcBorders>
              <w:bottom w:val="single" w:sz="4" w:space="0" w:color="auto"/>
            </w:tcBorders>
            <w:vAlign w:val="center"/>
          </w:tcPr>
          <w:p w14:paraId="142AE10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 Gene</w:t>
            </w:r>
          </w:p>
        </w:tc>
        <w:tc>
          <w:tcPr>
            <w:tcW w:w="0" w:type="auto"/>
            <w:tcBorders>
              <w:bottom w:val="single" w:sz="4" w:space="0" w:color="auto"/>
            </w:tcBorders>
            <w:vAlign w:val="center"/>
          </w:tcPr>
          <w:p w14:paraId="4C07048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HGT</w:t>
            </w:r>
          </w:p>
        </w:tc>
        <w:tc>
          <w:tcPr>
            <w:tcW w:w="0" w:type="auto"/>
            <w:tcBorders>
              <w:bottom w:val="single" w:sz="4" w:space="0" w:color="auto"/>
            </w:tcBorders>
            <w:vAlign w:val="center"/>
          </w:tcPr>
          <w:p w14:paraId="4445CA7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w:t>
            </w:r>
          </w:p>
        </w:tc>
        <w:tc>
          <w:tcPr>
            <w:tcW w:w="0" w:type="auto"/>
            <w:tcBorders>
              <w:bottom w:val="single" w:sz="4" w:space="0" w:color="auto"/>
            </w:tcBorders>
            <w:vAlign w:val="center"/>
          </w:tcPr>
          <w:p w14:paraId="4474469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 Gene</w:t>
            </w:r>
          </w:p>
        </w:tc>
        <w:tc>
          <w:tcPr>
            <w:tcW w:w="0" w:type="auto"/>
            <w:tcBorders>
              <w:bottom w:val="single" w:sz="4" w:space="0" w:color="auto"/>
            </w:tcBorders>
            <w:vAlign w:val="center"/>
          </w:tcPr>
          <w:p w14:paraId="3BC5CEA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HGT</w:t>
            </w:r>
          </w:p>
        </w:tc>
        <w:tc>
          <w:tcPr>
            <w:tcW w:w="0" w:type="auto"/>
            <w:tcBorders>
              <w:bottom w:val="single" w:sz="4" w:space="0" w:color="auto"/>
            </w:tcBorders>
            <w:vAlign w:val="center"/>
          </w:tcPr>
          <w:p w14:paraId="2E95997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w:t>
            </w:r>
          </w:p>
        </w:tc>
      </w:tr>
      <w:tr w:rsidR="009B05AC" w:rsidRPr="001504F8" w14:paraId="6ED57B09" w14:textId="77777777" w:rsidTr="00375C1A">
        <w:tblPrEx>
          <w:tblBorders>
            <w:top w:val="none" w:sz="0" w:space="0" w:color="auto"/>
          </w:tblBorders>
        </w:tblPrEx>
        <w:trPr>
          <w:trHeight w:val="261"/>
        </w:trPr>
        <w:tc>
          <w:tcPr>
            <w:tcW w:w="0" w:type="auto"/>
            <w:tcBorders>
              <w:top w:val="single" w:sz="4" w:space="0" w:color="auto"/>
            </w:tcBorders>
            <w:vAlign w:val="center"/>
          </w:tcPr>
          <w:p w14:paraId="0364555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tcBorders>
              <w:top w:val="single" w:sz="4" w:space="0" w:color="auto"/>
            </w:tcBorders>
            <w:vAlign w:val="center"/>
          </w:tcPr>
          <w:p w14:paraId="3B2BCD77"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aedes</w:t>
            </w:r>
          </w:p>
        </w:tc>
        <w:tc>
          <w:tcPr>
            <w:tcW w:w="0" w:type="auto"/>
            <w:tcBorders>
              <w:top w:val="single" w:sz="4" w:space="0" w:color="auto"/>
            </w:tcBorders>
            <w:vAlign w:val="center"/>
          </w:tcPr>
          <w:p w14:paraId="1A7631AA"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Aedes aegypti</w:t>
            </w:r>
          </w:p>
        </w:tc>
        <w:tc>
          <w:tcPr>
            <w:tcW w:w="0" w:type="auto"/>
            <w:tcBorders>
              <w:top w:val="single" w:sz="4" w:space="0" w:color="auto"/>
            </w:tcBorders>
            <w:vAlign w:val="center"/>
          </w:tcPr>
          <w:p w14:paraId="435BFBA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15,796</w:t>
            </w:r>
          </w:p>
        </w:tc>
        <w:tc>
          <w:tcPr>
            <w:tcW w:w="0" w:type="auto"/>
            <w:tcBorders>
              <w:top w:val="single" w:sz="4" w:space="0" w:color="auto"/>
            </w:tcBorders>
            <w:vAlign w:val="center"/>
          </w:tcPr>
          <w:p w14:paraId="3AD23F0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182/11906</w:t>
            </w:r>
          </w:p>
        </w:tc>
        <w:tc>
          <w:tcPr>
            <w:tcW w:w="0" w:type="auto"/>
            <w:tcBorders>
              <w:top w:val="single" w:sz="4" w:space="0" w:color="auto"/>
            </w:tcBorders>
            <w:vAlign w:val="center"/>
          </w:tcPr>
          <w:p w14:paraId="2EC82DE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1.53</w:t>
            </w:r>
          </w:p>
        </w:tc>
        <w:tc>
          <w:tcPr>
            <w:tcW w:w="0" w:type="auto"/>
            <w:tcBorders>
              <w:top w:val="single" w:sz="4" w:space="0" w:color="auto"/>
            </w:tcBorders>
            <w:vAlign w:val="center"/>
          </w:tcPr>
          <w:p w14:paraId="5095F2A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103,215</w:t>
            </w:r>
          </w:p>
        </w:tc>
        <w:tc>
          <w:tcPr>
            <w:tcW w:w="0" w:type="auto"/>
            <w:tcBorders>
              <w:top w:val="single" w:sz="4" w:space="0" w:color="auto"/>
            </w:tcBorders>
            <w:vAlign w:val="center"/>
          </w:tcPr>
          <w:p w14:paraId="2389B9B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6364/70452</w:t>
            </w:r>
          </w:p>
        </w:tc>
        <w:tc>
          <w:tcPr>
            <w:tcW w:w="0" w:type="auto"/>
            <w:tcBorders>
              <w:top w:val="single" w:sz="4" w:space="0" w:color="auto"/>
            </w:tcBorders>
            <w:vAlign w:val="center"/>
          </w:tcPr>
          <w:p w14:paraId="75A5A5C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9.03</w:t>
            </w:r>
          </w:p>
        </w:tc>
      </w:tr>
      <w:tr w:rsidR="009B05AC" w:rsidRPr="001504F8" w14:paraId="12DB3819" w14:textId="77777777" w:rsidTr="00375C1A">
        <w:tblPrEx>
          <w:tblBorders>
            <w:top w:val="none" w:sz="0" w:space="0" w:color="auto"/>
          </w:tblBorders>
        </w:tblPrEx>
        <w:trPr>
          <w:trHeight w:val="261"/>
        </w:trPr>
        <w:tc>
          <w:tcPr>
            <w:tcW w:w="0" w:type="auto"/>
            <w:vAlign w:val="center"/>
          </w:tcPr>
          <w:p w14:paraId="0EDE0DD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77C6D264"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honeybee1</w:t>
            </w:r>
          </w:p>
        </w:tc>
        <w:tc>
          <w:tcPr>
            <w:tcW w:w="0" w:type="auto"/>
            <w:vAlign w:val="center"/>
          </w:tcPr>
          <w:p w14:paraId="218230E1"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Apis mellifera</w:t>
            </w:r>
          </w:p>
        </w:tc>
        <w:tc>
          <w:tcPr>
            <w:tcW w:w="0" w:type="auto"/>
            <w:vAlign w:val="center"/>
          </w:tcPr>
          <w:p w14:paraId="1A99E69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15,314</w:t>
            </w:r>
          </w:p>
        </w:tc>
        <w:tc>
          <w:tcPr>
            <w:tcW w:w="0" w:type="auto"/>
            <w:vAlign w:val="center"/>
          </w:tcPr>
          <w:p w14:paraId="1D308AF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485/9773</w:t>
            </w:r>
          </w:p>
        </w:tc>
        <w:tc>
          <w:tcPr>
            <w:tcW w:w="0" w:type="auto"/>
            <w:vAlign w:val="center"/>
          </w:tcPr>
          <w:p w14:paraId="6A51257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4.96</w:t>
            </w:r>
          </w:p>
        </w:tc>
        <w:tc>
          <w:tcPr>
            <w:tcW w:w="0" w:type="auto"/>
            <w:vAlign w:val="center"/>
          </w:tcPr>
          <w:p w14:paraId="46161A7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14,115</w:t>
            </w:r>
          </w:p>
        </w:tc>
        <w:tc>
          <w:tcPr>
            <w:tcW w:w="0" w:type="auto"/>
            <w:vAlign w:val="center"/>
          </w:tcPr>
          <w:p w14:paraId="590347B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897/10073</w:t>
            </w:r>
          </w:p>
        </w:tc>
        <w:tc>
          <w:tcPr>
            <w:tcW w:w="0" w:type="auto"/>
            <w:vAlign w:val="center"/>
          </w:tcPr>
          <w:p w14:paraId="6DE204B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8.90</w:t>
            </w:r>
          </w:p>
        </w:tc>
      </w:tr>
      <w:tr w:rsidR="009B05AC" w:rsidRPr="001504F8" w14:paraId="6A901445" w14:textId="77777777" w:rsidTr="00177608">
        <w:trPr>
          <w:trHeight w:val="298"/>
        </w:trPr>
        <w:tc>
          <w:tcPr>
            <w:tcW w:w="0" w:type="auto"/>
            <w:vAlign w:val="center"/>
          </w:tcPr>
          <w:p w14:paraId="7F03CE4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500E5B27"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bombus_impatiens1</w:t>
            </w:r>
          </w:p>
        </w:tc>
        <w:tc>
          <w:tcPr>
            <w:tcW w:w="0" w:type="auto"/>
            <w:vAlign w:val="center"/>
          </w:tcPr>
          <w:p w14:paraId="51CBD8AF"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Bombus impatiens</w:t>
            </w:r>
          </w:p>
        </w:tc>
        <w:tc>
          <w:tcPr>
            <w:tcW w:w="0" w:type="auto"/>
            <w:vAlign w:val="center"/>
          </w:tcPr>
          <w:p w14:paraId="1444928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15,896</w:t>
            </w:r>
          </w:p>
        </w:tc>
        <w:tc>
          <w:tcPr>
            <w:tcW w:w="0" w:type="auto"/>
            <w:vAlign w:val="center"/>
          </w:tcPr>
          <w:p w14:paraId="25B646E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1166/11329</w:t>
            </w:r>
          </w:p>
        </w:tc>
        <w:tc>
          <w:tcPr>
            <w:tcW w:w="0" w:type="auto"/>
            <w:vAlign w:val="center"/>
          </w:tcPr>
          <w:p w14:paraId="5CCA90B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10.29</w:t>
            </w:r>
          </w:p>
        </w:tc>
        <w:tc>
          <w:tcPr>
            <w:tcW w:w="0" w:type="auto"/>
            <w:vAlign w:val="center"/>
          </w:tcPr>
          <w:p w14:paraId="621E87E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18,793</w:t>
            </w:r>
          </w:p>
        </w:tc>
        <w:tc>
          <w:tcPr>
            <w:tcW w:w="0" w:type="auto"/>
            <w:vAlign w:val="center"/>
          </w:tcPr>
          <w:p w14:paraId="4851B24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1487/10910</w:t>
            </w:r>
          </w:p>
        </w:tc>
        <w:tc>
          <w:tcPr>
            <w:tcW w:w="0" w:type="auto"/>
            <w:vAlign w:val="center"/>
          </w:tcPr>
          <w:p w14:paraId="0131B24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13.63</w:t>
            </w:r>
          </w:p>
        </w:tc>
      </w:tr>
      <w:tr w:rsidR="009B05AC" w:rsidRPr="001504F8" w14:paraId="0261EFC8" w14:textId="77777777" w:rsidTr="00375C1A">
        <w:tblPrEx>
          <w:tblBorders>
            <w:top w:val="none" w:sz="0" w:space="0" w:color="auto"/>
          </w:tblBorders>
        </w:tblPrEx>
        <w:trPr>
          <w:trHeight w:val="261"/>
        </w:trPr>
        <w:tc>
          <w:tcPr>
            <w:tcW w:w="0" w:type="auto"/>
            <w:vAlign w:val="center"/>
          </w:tcPr>
          <w:p w14:paraId="34667EC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5B1B3458"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culex</w:t>
            </w:r>
          </w:p>
        </w:tc>
        <w:tc>
          <w:tcPr>
            <w:tcW w:w="0" w:type="auto"/>
            <w:vAlign w:val="center"/>
          </w:tcPr>
          <w:p w14:paraId="3DB404D0"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Culex quinquefasciatus</w:t>
            </w:r>
          </w:p>
        </w:tc>
        <w:tc>
          <w:tcPr>
            <w:tcW w:w="0" w:type="auto"/>
            <w:vAlign w:val="center"/>
          </w:tcPr>
          <w:p w14:paraId="3E29682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18,968</w:t>
            </w:r>
          </w:p>
        </w:tc>
        <w:tc>
          <w:tcPr>
            <w:tcW w:w="0" w:type="auto"/>
            <w:vAlign w:val="center"/>
          </w:tcPr>
          <w:p w14:paraId="558E13D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203/14015</w:t>
            </w:r>
          </w:p>
        </w:tc>
        <w:tc>
          <w:tcPr>
            <w:tcW w:w="0" w:type="auto"/>
            <w:vAlign w:val="center"/>
          </w:tcPr>
          <w:p w14:paraId="469BC6E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1.45</w:t>
            </w:r>
          </w:p>
        </w:tc>
        <w:tc>
          <w:tcPr>
            <w:tcW w:w="0" w:type="auto"/>
            <w:vAlign w:val="center"/>
          </w:tcPr>
          <w:p w14:paraId="612A03F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25,343</w:t>
            </w:r>
          </w:p>
        </w:tc>
        <w:tc>
          <w:tcPr>
            <w:tcW w:w="0" w:type="auto"/>
            <w:vAlign w:val="center"/>
          </w:tcPr>
          <w:p w14:paraId="23E75DE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297/18296</w:t>
            </w:r>
          </w:p>
        </w:tc>
        <w:tc>
          <w:tcPr>
            <w:tcW w:w="0" w:type="auto"/>
            <w:vAlign w:val="center"/>
          </w:tcPr>
          <w:p w14:paraId="7E0AE0E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2.17</w:t>
            </w:r>
          </w:p>
        </w:tc>
      </w:tr>
      <w:tr w:rsidR="009B05AC" w:rsidRPr="001504F8" w14:paraId="5211D16C" w14:textId="77777777" w:rsidTr="00375C1A">
        <w:tblPrEx>
          <w:tblBorders>
            <w:top w:val="none" w:sz="0" w:space="0" w:color="auto"/>
          </w:tblBorders>
        </w:tblPrEx>
        <w:trPr>
          <w:trHeight w:val="261"/>
        </w:trPr>
        <w:tc>
          <w:tcPr>
            <w:tcW w:w="0" w:type="auto"/>
            <w:vAlign w:val="center"/>
          </w:tcPr>
          <w:p w14:paraId="02388F9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4EEA7093"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NA</w:t>
            </w:r>
          </w:p>
        </w:tc>
        <w:tc>
          <w:tcPr>
            <w:tcW w:w="0" w:type="auto"/>
            <w:vAlign w:val="center"/>
          </w:tcPr>
          <w:p w14:paraId="12ED8F84" w14:textId="2D9F2324"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Daphnia magna</w:t>
            </w:r>
            <w:ins w:id="16" w:author="Yuki Yoshida" w:date="2017-02-20T15:05:00Z">
              <w:r w:rsidR="00C17E51" w:rsidRPr="004E583E">
                <w:rPr>
                  <w:rFonts w:ascii="Gill Sans" w:hAnsi="Gill Sans" w:cs="Gill Sans"/>
                  <w:iCs/>
                  <w:sz w:val="18"/>
                  <w:szCs w:val="20"/>
                </w:rPr>
                <w:t xml:space="preserve"> *</w:t>
              </w:r>
            </w:ins>
          </w:p>
        </w:tc>
        <w:tc>
          <w:tcPr>
            <w:tcW w:w="0" w:type="auto"/>
            <w:shd w:val="clear" w:color="auto" w:fill="E6E6E6"/>
            <w:vAlign w:val="center"/>
          </w:tcPr>
          <w:p w14:paraId="3EA77E2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29,127</w:t>
            </w:r>
          </w:p>
        </w:tc>
        <w:tc>
          <w:tcPr>
            <w:tcW w:w="0" w:type="auto"/>
            <w:shd w:val="clear" w:color="auto" w:fill="E6E6E6"/>
            <w:vAlign w:val="center"/>
          </w:tcPr>
          <w:p w14:paraId="3A9FE87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1343/17234</w:t>
            </w:r>
          </w:p>
        </w:tc>
        <w:tc>
          <w:tcPr>
            <w:tcW w:w="0" w:type="auto"/>
            <w:shd w:val="clear" w:color="auto" w:fill="E6E6E6"/>
            <w:vAlign w:val="center"/>
          </w:tcPr>
          <w:p w14:paraId="23A6544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7.79</w:t>
            </w:r>
          </w:p>
        </w:tc>
        <w:tc>
          <w:tcPr>
            <w:tcW w:w="0" w:type="auto"/>
            <w:vAlign w:val="center"/>
          </w:tcPr>
          <w:p w14:paraId="3EFC1E5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NA</w:t>
            </w:r>
          </w:p>
        </w:tc>
        <w:tc>
          <w:tcPr>
            <w:tcW w:w="0" w:type="auto"/>
            <w:vAlign w:val="center"/>
          </w:tcPr>
          <w:p w14:paraId="692463F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NA</w:t>
            </w:r>
          </w:p>
        </w:tc>
        <w:tc>
          <w:tcPr>
            <w:tcW w:w="0" w:type="auto"/>
            <w:vAlign w:val="center"/>
          </w:tcPr>
          <w:p w14:paraId="341CDB3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NA</w:t>
            </w:r>
          </w:p>
        </w:tc>
      </w:tr>
      <w:tr w:rsidR="009B05AC" w:rsidRPr="001504F8" w14:paraId="4A14DB7A" w14:textId="77777777" w:rsidTr="00375C1A">
        <w:tblPrEx>
          <w:tblBorders>
            <w:top w:val="none" w:sz="0" w:space="0" w:color="auto"/>
          </w:tblBorders>
        </w:tblPrEx>
        <w:trPr>
          <w:trHeight w:val="261"/>
        </w:trPr>
        <w:tc>
          <w:tcPr>
            <w:tcW w:w="0" w:type="auto"/>
            <w:vAlign w:val="center"/>
          </w:tcPr>
          <w:p w14:paraId="109C084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4CF68926"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28F84C3A"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ananassae</w:t>
            </w:r>
          </w:p>
        </w:tc>
        <w:tc>
          <w:tcPr>
            <w:tcW w:w="0" w:type="auto"/>
            <w:vAlign w:val="center"/>
          </w:tcPr>
          <w:p w14:paraId="5891033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15,069</w:t>
            </w:r>
          </w:p>
        </w:tc>
        <w:tc>
          <w:tcPr>
            <w:tcW w:w="0" w:type="auto"/>
            <w:vAlign w:val="center"/>
          </w:tcPr>
          <w:p w14:paraId="4E3647E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91/10336</w:t>
            </w:r>
          </w:p>
        </w:tc>
        <w:tc>
          <w:tcPr>
            <w:tcW w:w="0" w:type="auto"/>
            <w:vAlign w:val="center"/>
          </w:tcPr>
          <w:p w14:paraId="13703AD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0.88</w:t>
            </w:r>
          </w:p>
        </w:tc>
        <w:tc>
          <w:tcPr>
            <w:tcW w:w="0" w:type="auto"/>
            <w:vAlign w:val="center"/>
          </w:tcPr>
          <w:p w14:paraId="538EE5A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21,842</w:t>
            </w:r>
          </w:p>
        </w:tc>
        <w:tc>
          <w:tcPr>
            <w:tcW w:w="0" w:type="auto"/>
            <w:vAlign w:val="center"/>
          </w:tcPr>
          <w:p w14:paraId="2C0C5E4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1816/15694</w:t>
            </w:r>
          </w:p>
        </w:tc>
        <w:tc>
          <w:tcPr>
            <w:tcW w:w="0" w:type="auto"/>
            <w:vAlign w:val="center"/>
          </w:tcPr>
          <w:p w14:paraId="7189AF3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11.58</w:t>
            </w:r>
          </w:p>
        </w:tc>
      </w:tr>
      <w:tr w:rsidR="009B05AC" w:rsidRPr="001504F8" w14:paraId="35F1286B" w14:textId="77777777" w:rsidTr="00375C1A">
        <w:tblPrEx>
          <w:tblBorders>
            <w:top w:val="none" w:sz="0" w:space="0" w:color="auto"/>
          </w:tblBorders>
        </w:tblPrEx>
        <w:trPr>
          <w:trHeight w:val="261"/>
        </w:trPr>
        <w:tc>
          <w:tcPr>
            <w:tcW w:w="0" w:type="auto"/>
            <w:vAlign w:val="center"/>
          </w:tcPr>
          <w:p w14:paraId="1D34BE3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0B716D11"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1971E40B"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Drosopohila erecta</w:t>
            </w:r>
          </w:p>
        </w:tc>
        <w:tc>
          <w:tcPr>
            <w:tcW w:w="0" w:type="auto"/>
            <w:vAlign w:val="center"/>
          </w:tcPr>
          <w:p w14:paraId="41463CA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15,044</w:t>
            </w:r>
          </w:p>
        </w:tc>
        <w:tc>
          <w:tcPr>
            <w:tcW w:w="0" w:type="auto"/>
            <w:vAlign w:val="center"/>
          </w:tcPr>
          <w:p w14:paraId="3E92D26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85/10121</w:t>
            </w:r>
          </w:p>
        </w:tc>
        <w:tc>
          <w:tcPr>
            <w:tcW w:w="0" w:type="auto"/>
            <w:vAlign w:val="center"/>
          </w:tcPr>
          <w:p w14:paraId="219D8DA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0.84</w:t>
            </w:r>
          </w:p>
        </w:tc>
        <w:tc>
          <w:tcPr>
            <w:tcW w:w="0" w:type="auto"/>
            <w:vAlign w:val="center"/>
          </w:tcPr>
          <w:p w14:paraId="3451402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15,447</w:t>
            </w:r>
          </w:p>
        </w:tc>
        <w:tc>
          <w:tcPr>
            <w:tcW w:w="0" w:type="auto"/>
            <w:vAlign w:val="center"/>
          </w:tcPr>
          <w:p w14:paraId="2C15E56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616/11491</w:t>
            </w:r>
          </w:p>
        </w:tc>
        <w:tc>
          <w:tcPr>
            <w:tcW w:w="0" w:type="auto"/>
            <w:vAlign w:val="center"/>
          </w:tcPr>
          <w:p w14:paraId="5F0DF80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5.36</w:t>
            </w:r>
          </w:p>
        </w:tc>
      </w:tr>
      <w:tr w:rsidR="009B05AC" w:rsidRPr="001504F8" w14:paraId="4EDCCDA1" w14:textId="77777777" w:rsidTr="00375C1A">
        <w:tblPrEx>
          <w:tblBorders>
            <w:top w:val="none" w:sz="0" w:space="0" w:color="auto"/>
          </w:tblBorders>
        </w:tblPrEx>
        <w:trPr>
          <w:trHeight w:val="261"/>
        </w:trPr>
        <w:tc>
          <w:tcPr>
            <w:tcW w:w="0" w:type="auto"/>
            <w:vAlign w:val="center"/>
          </w:tcPr>
          <w:p w14:paraId="7FA85EB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7946AE7A"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27A0856B"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grimshawi</w:t>
            </w:r>
          </w:p>
        </w:tc>
        <w:tc>
          <w:tcPr>
            <w:tcW w:w="0" w:type="auto"/>
            <w:vAlign w:val="center"/>
          </w:tcPr>
          <w:p w14:paraId="542B208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14,982</w:t>
            </w:r>
          </w:p>
        </w:tc>
        <w:tc>
          <w:tcPr>
            <w:tcW w:w="0" w:type="auto"/>
            <w:vAlign w:val="center"/>
          </w:tcPr>
          <w:p w14:paraId="158BBFE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90/10448</w:t>
            </w:r>
          </w:p>
        </w:tc>
        <w:tc>
          <w:tcPr>
            <w:tcW w:w="0" w:type="auto"/>
            <w:vAlign w:val="center"/>
          </w:tcPr>
          <w:p w14:paraId="2D4DA0C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0.86</w:t>
            </w:r>
          </w:p>
        </w:tc>
        <w:tc>
          <w:tcPr>
            <w:tcW w:w="0" w:type="auto"/>
            <w:vAlign w:val="center"/>
          </w:tcPr>
          <w:p w14:paraId="161D3A4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15,293</w:t>
            </w:r>
          </w:p>
        </w:tc>
        <w:tc>
          <w:tcPr>
            <w:tcW w:w="0" w:type="auto"/>
            <w:vAlign w:val="center"/>
          </w:tcPr>
          <w:p w14:paraId="7A5061D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263/11015</w:t>
            </w:r>
          </w:p>
        </w:tc>
        <w:tc>
          <w:tcPr>
            <w:tcW w:w="0" w:type="auto"/>
            <w:vAlign w:val="center"/>
          </w:tcPr>
          <w:p w14:paraId="78C5947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2.39</w:t>
            </w:r>
          </w:p>
        </w:tc>
      </w:tr>
      <w:tr w:rsidR="009B05AC" w:rsidRPr="001504F8" w14:paraId="235DB223" w14:textId="77777777" w:rsidTr="00375C1A">
        <w:tblPrEx>
          <w:tblBorders>
            <w:top w:val="none" w:sz="0" w:space="0" w:color="auto"/>
          </w:tblBorders>
        </w:tblPrEx>
        <w:trPr>
          <w:trHeight w:val="261"/>
        </w:trPr>
        <w:tc>
          <w:tcPr>
            <w:tcW w:w="0" w:type="auto"/>
            <w:vAlign w:val="center"/>
          </w:tcPr>
          <w:p w14:paraId="07C968D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54C7C14B"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0E4F3523"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melanogaster</w:t>
            </w:r>
          </w:p>
        </w:tc>
        <w:tc>
          <w:tcPr>
            <w:tcW w:w="0" w:type="auto"/>
            <w:vAlign w:val="center"/>
          </w:tcPr>
          <w:p w14:paraId="0FB63FD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13,918</w:t>
            </w:r>
          </w:p>
        </w:tc>
        <w:tc>
          <w:tcPr>
            <w:tcW w:w="0" w:type="auto"/>
            <w:vAlign w:val="center"/>
          </w:tcPr>
          <w:p w14:paraId="5DBC7A9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74/19191</w:t>
            </w:r>
          </w:p>
        </w:tc>
        <w:tc>
          <w:tcPr>
            <w:tcW w:w="0" w:type="auto"/>
            <w:vAlign w:val="center"/>
          </w:tcPr>
          <w:p w14:paraId="22B8D2D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0.73</w:t>
            </w:r>
          </w:p>
        </w:tc>
        <w:tc>
          <w:tcPr>
            <w:tcW w:w="0" w:type="auto"/>
            <w:vAlign w:val="center"/>
          </w:tcPr>
          <w:p w14:paraId="277E75D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15,535</w:t>
            </w:r>
          </w:p>
        </w:tc>
        <w:tc>
          <w:tcPr>
            <w:tcW w:w="0" w:type="auto"/>
            <w:vAlign w:val="center"/>
          </w:tcPr>
          <w:p w14:paraId="397AFE1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532/11401</w:t>
            </w:r>
          </w:p>
        </w:tc>
        <w:tc>
          <w:tcPr>
            <w:tcW w:w="0" w:type="auto"/>
            <w:vAlign w:val="center"/>
          </w:tcPr>
          <w:p w14:paraId="3E71808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4.67</w:t>
            </w:r>
          </w:p>
        </w:tc>
      </w:tr>
      <w:tr w:rsidR="009B05AC" w:rsidRPr="001504F8" w14:paraId="27B77FEA" w14:textId="77777777" w:rsidTr="00375C1A">
        <w:tblPrEx>
          <w:tblBorders>
            <w:top w:val="none" w:sz="0" w:space="0" w:color="auto"/>
          </w:tblBorders>
        </w:tblPrEx>
        <w:trPr>
          <w:trHeight w:val="261"/>
        </w:trPr>
        <w:tc>
          <w:tcPr>
            <w:tcW w:w="0" w:type="auto"/>
            <w:vAlign w:val="center"/>
          </w:tcPr>
          <w:p w14:paraId="5C87A76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5B2F0213"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356F67F2"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mojavensis</w:t>
            </w:r>
          </w:p>
        </w:tc>
        <w:tc>
          <w:tcPr>
            <w:tcW w:w="0" w:type="auto"/>
            <w:vAlign w:val="center"/>
          </w:tcPr>
          <w:p w14:paraId="0DF38EF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14,594</w:t>
            </w:r>
          </w:p>
        </w:tc>
        <w:tc>
          <w:tcPr>
            <w:tcW w:w="0" w:type="auto"/>
            <w:vAlign w:val="center"/>
          </w:tcPr>
          <w:p w14:paraId="53C0BB0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86/9918</w:t>
            </w:r>
          </w:p>
        </w:tc>
        <w:tc>
          <w:tcPr>
            <w:tcW w:w="0" w:type="auto"/>
            <w:vAlign w:val="center"/>
          </w:tcPr>
          <w:p w14:paraId="23D4BE5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0.87</w:t>
            </w:r>
          </w:p>
        </w:tc>
        <w:tc>
          <w:tcPr>
            <w:tcW w:w="0" w:type="auto"/>
            <w:vAlign w:val="center"/>
          </w:tcPr>
          <w:p w14:paraId="3396B03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15,677</w:t>
            </w:r>
          </w:p>
        </w:tc>
        <w:tc>
          <w:tcPr>
            <w:tcW w:w="0" w:type="auto"/>
            <w:vAlign w:val="center"/>
          </w:tcPr>
          <w:p w14:paraId="36F26EE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372/11338</w:t>
            </w:r>
          </w:p>
        </w:tc>
        <w:tc>
          <w:tcPr>
            <w:tcW w:w="0" w:type="auto"/>
            <w:vAlign w:val="center"/>
          </w:tcPr>
          <w:p w14:paraId="0D94FCE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3.28</w:t>
            </w:r>
          </w:p>
        </w:tc>
      </w:tr>
      <w:tr w:rsidR="009B05AC" w:rsidRPr="001504F8" w14:paraId="023126F2" w14:textId="77777777" w:rsidTr="00375C1A">
        <w:tblPrEx>
          <w:tblBorders>
            <w:top w:val="none" w:sz="0" w:space="0" w:color="auto"/>
          </w:tblBorders>
        </w:tblPrEx>
        <w:trPr>
          <w:trHeight w:val="261"/>
        </w:trPr>
        <w:tc>
          <w:tcPr>
            <w:tcW w:w="0" w:type="auto"/>
            <w:vAlign w:val="center"/>
          </w:tcPr>
          <w:p w14:paraId="45B304D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7FCE1F05"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2188FE60"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persimilis</w:t>
            </w:r>
          </w:p>
        </w:tc>
        <w:tc>
          <w:tcPr>
            <w:tcW w:w="0" w:type="auto"/>
            <w:vAlign w:val="center"/>
          </w:tcPr>
          <w:p w14:paraId="1F93709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16,874</w:t>
            </w:r>
          </w:p>
        </w:tc>
        <w:tc>
          <w:tcPr>
            <w:tcW w:w="0" w:type="auto"/>
            <w:vAlign w:val="center"/>
          </w:tcPr>
          <w:p w14:paraId="7652D77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82/10800</w:t>
            </w:r>
          </w:p>
        </w:tc>
        <w:tc>
          <w:tcPr>
            <w:tcW w:w="0" w:type="auto"/>
            <w:vAlign w:val="center"/>
          </w:tcPr>
          <w:p w14:paraId="6320300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0.76</w:t>
            </w:r>
          </w:p>
        </w:tc>
        <w:tc>
          <w:tcPr>
            <w:tcW w:w="0" w:type="auto"/>
            <w:vAlign w:val="center"/>
          </w:tcPr>
          <w:p w14:paraId="64DEF02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21,673</w:t>
            </w:r>
          </w:p>
        </w:tc>
        <w:tc>
          <w:tcPr>
            <w:tcW w:w="0" w:type="auto"/>
            <w:vAlign w:val="center"/>
          </w:tcPr>
          <w:p w14:paraId="57B0EFA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786/14385</w:t>
            </w:r>
          </w:p>
        </w:tc>
        <w:tc>
          <w:tcPr>
            <w:tcW w:w="0" w:type="auto"/>
            <w:vAlign w:val="center"/>
          </w:tcPr>
          <w:p w14:paraId="39E786F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5.46</w:t>
            </w:r>
          </w:p>
        </w:tc>
      </w:tr>
      <w:tr w:rsidR="009B05AC" w:rsidRPr="001504F8" w14:paraId="5911BE1D" w14:textId="77777777" w:rsidTr="00375C1A">
        <w:tblPrEx>
          <w:tblBorders>
            <w:top w:val="none" w:sz="0" w:space="0" w:color="auto"/>
          </w:tblBorders>
        </w:tblPrEx>
        <w:trPr>
          <w:trHeight w:val="261"/>
        </w:trPr>
        <w:tc>
          <w:tcPr>
            <w:tcW w:w="0" w:type="auto"/>
            <w:vAlign w:val="center"/>
          </w:tcPr>
          <w:p w14:paraId="32AFBF6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1B4E695A"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2A2C5C24"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pseudoobscura</w:t>
            </w:r>
          </w:p>
        </w:tc>
        <w:tc>
          <w:tcPr>
            <w:tcW w:w="0" w:type="auto"/>
            <w:vAlign w:val="center"/>
          </w:tcPr>
          <w:p w14:paraId="02D79EA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15,864</w:t>
            </w:r>
          </w:p>
        </w:tc>
        <w:tc>
          <w:tcPr>
            <w:tcW w:w="0" w:type="auto"/>
            <w:vAlign w:val="center"/>
          </w:tcPr>
          <w:p w14:paraId="24ED604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96/10649</w:t>
            </w:r>
          </w:p>
        </w:tc>
        <w:tc>
          <w:tcPr>
            <w:tcW w:w="0" w:type="auto"/>
            <w:vAlign w:val="center"/>
          </w:tcPr>
          <w:p w14:paraId="4192685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0.90</w:t>
            </w:r>
          </w:p>
        </w:tc>
        <w:tc>
          <w:tcPr>
            <w:tcW w:w="0" w:type="auto"/>
            <w:vAlign w:val="center"/>
          </w:tcPr>
          <w:p w14:paraId="28B8DFF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16,705</w:t>
            </w:r>
          </w:p>
        </w:tc>
        <w:tc>
          <w:tcPr>
            <w:tcW w:w="0" w:type="auto"/>
            <w:vAlign w:val="center"/>
          </w:tcPr>
          <w:p w14:paraId="5773E55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2452/11387</w:t>
            </w:r>
          </w:p>
        </w:tc>
        <w:tc>
          <w:tcPr>
            <w:tcW w:w="0" w:type="auto"/>
            <w:vAlign w:val="center"/>
          </w:tcPr>
          <w:p w14:paraId="1431E45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2.21</w:t>
            </w:r>
          </w:p>
        </w:tc>
      </w:tr>
      <w:tr w:rsidR="009B05AC" w:rsidRPr="001504F8" w14:paraId="4092B037" w14:textId="77777777" w:rsidTr="00375C1A">
        <w:tblPrEx>
          <w:tblBorders>
            <w:top w:val="none" w:sz="0" w:space="0" w:color="auto"/>
          </w:tblBorders>
        </w:tblPrEx>
        <w:trPr>
          <w:trHeight w:val="261"/>
        </w:trPr>
        <w:tc>
          <w:tcPr>
            <w:tcW w:w="0" w:type="auto"/>
            <w:vAlign w:val="center"/>
          </w:tcPr>
          <w:p w14:paraId="18B7369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47B58FA7"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1B54C2E0"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sechellia</w:t>
            </w:r>
          </w:p>
        </w:tc>
        <w:tc>
          <w:tcPr>
            <w:tcW w:w="0" w:type="auto"/>
            <w:vAlign w:val="center"/>
          </w:tcPr>
          <w:p w14:paraId="1DC4D09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16,465</w:t>
            </w:r>
          </w:p>
        </w:tc>
        <w:tc>
          <w:tcPr>
            <w:tcW w:w="0" w:type="auto"/>
            <w:vAlign w:val="center"/>
          </w:tcPr>
          <w:p w14:paraId="2283C43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71/10787</w:t>
            </w:r>
          </w:p>
        </w:tc>
        <w:tc>
          <w:tcPr>
            <w:tcW w:w="0" w:type="auto"/>
            <w:vAlign w:val="center"/>
          </w:tcPr>
          <w:p w14:paraId="340B602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0.66</w:t>
            </w:r>
          </w:p>
        </w:tc>
        <w:tc>
          <w:tcPr>
            <w:tcW w:w="0" w:type="auto"/>
            <w:vAlign w:val="center"/>
          </w:tcPr>
          <w:p w14:paraId="337385E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22,119</w:t>
            </w:r>
          </w:p>
        </w:tc>
        <w:tc>
          <w:tcPr>
            <w:tcW w:w="0" w:type="auto"/>
            <w:vAlign w:val="center"/>
          </w:tcPr>
          <w:p w14:paraId="71E5372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1151/16788</w:t>
            </w:r>
          </w:p>
        </w:tc>
        <w:tc>
          <w:tcPr>
            <w:tcW w:w="0" w:type="auto"/>
            <w:vAlign w:val="center"/>
          </w:tcPr>
          <w:p w14:paraId="0180ADA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6.86</w:t>
            </w:r>
          </w:p>
        </w:tc>
      </w:tr>
      <w:tr w:rsidR="009B05AC" w:rsidRPr="001504F8" w14:paraId="4675CDAD" w14:textId="77777777" w:rsidTr="00375C1A">
        <w:tblPrEx>
          <w:tblBorders>
            <w:top w:val="none" w:sz="0" w:space="0" w:color="auto"/>
          </w:tblBorders>
        </w:tblPrEx>
        <w:trPr>
          <w:trHeight w:val="261"/>
        </w:trPr>
        <w:tc>
          <w:tcPr>
            <w:tcW w:w="0" w:type="auto"/>
            <w:vAlign w:val="center"/>
          </w:tcPr>
          <w:p w14:paraId="567F11E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63DFEEF7"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20DF5E36"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simulans</w:t>
            </w:r>
          </w:p>
        </w:tc>
        <w:tc>
          <w:tcPr>
            <w:tcW w:w="0" w:type="auto"/>
            <w:vAlign w:val="center"/>
          </w:tcPr>
          <w:p w14:paraId="342E075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15,413</w:t>
            </w:r>
          </w:p>
        </w:tc>
        <w:tc>
          <w:tcPr>
            <w:tcW w:w="0" w:type="auto"/>
            <w:vAlign w:val="center"/>
          </w:tcPr>
          <w:p w14:paraId="64DCB0F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70/9820</w:t>
            </w:r>
          </w:p>
        </w:tc>
        <w:tc>
          <w:tcPr>
            <w:tcW w:w="0" w:type="auto"/>
            <w:vAlign w:val="center"/>
          </w:tcPr>
          <w:p w14:paraId="017E6A4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0.71</w:t>
            </w:r>
          </w:p>
        </w:tc>
        <w:tc>
          <w:tcPr>
            <w:tcW w:w="0" w:type="auto"/>
            <w:vAlign w:val="center"/>
          </w:tcPr>
          <w:p w14:paraId="69BEBD4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16,148</w:t>
            </w:r>
          </w:p>
        </w:tc>
        <w:tc>
          <w:tcPr>
            <w:tcW w:w="0" w:type="auto"/>
            <w:vAlign w:val="center"/>
          </w:tcPr>
          <w:p w14:paraId="5570A7E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362/11393</w:t>
            </w:r>
          </w:p>
        </w:tc>
        <w:tc>
          <w:tcPr>
            <w:tcW w:w="0" w:type="auto"/>
            <w:vAlign w:val="center"/>
          </w:tcPr>
          <w:p w14:paraId="5DE572E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3.18</w:t>
            </w:r>
          </w:p>
        </w:tc>
      </w:tr>
      <w:tr w:rsidR="009B05AC" w:rsidRPr="001504F8" w14:paraId="64F88A7F" w14:textId="77777777" w:rsidTr="00375C1A">
        <w:tblPrEx>
          <w:tblBorders>
            <w:top w:val="none" w:sz="0" w:space="0" w:color="auto"/>
          </w:tblBorders>
        </w:tblPrEx>
        <w:trPr>
          <w:trHeight w:val="261"/>
        </w:trPr>
        <w:tc>
          <w:tcPr>
            <w:tcW w:w="0" w:type="auto"/>
            <w:vAlign w:val="center"/>
          </w:tcPr>
          <w:p w14:paraId="306043C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78162D7E"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05DC3E0D"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virilis</w:t>
            </w:r>
          </w:p>
        </w:tc>
        <w:tc>
          <w:tcPr>
            <w:tcW w:w="0" w:type="auto"/>
            <w:vAlign w:val="center"/>
          </w:tcPr>
          <w:p w14:paraId="6D45353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14,491</w:t>
            </w:r>
          </w:p>
        </w:tc>
        <w:tc>
          <w:tcPr>
            <w:tcW w:w="0" w:type="auto"/>
            <w:vAlign w:val="center"/>
          </w:tcPr>
          <w:p w14:paraId="131662A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82/10081</w:t>
            </w:r>
          </w:p>
        </w:tc>
        <w:tc>
          <w:tcPr>
            <w:tcW w:w="0" w:type="auto"/>
            <w:vAlign w:val="center"/>
          </w:tcPr>
          <w:p w14:paraId="5CD48AF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0.81</w:t>
            </w:r>
          </w:p>
        </w:tc>
        <w:tc>
          <w:tcPr>
            <w:tcW w:w="0" w:type="auto"/>
            <w:vAlign w:val="center"/>
          </w:tcPr>
          <w:p w14:paraId="60E348A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15,991</w:t>
            </w:r>
          </w:p>
        </w:tc>
        <w:tc>
          <w:tcPr>
            <w:tcW w:w="0" w:type="auto"/>
            <w:vAlign w:val="center"/>
          </w:tcPr>
          <w:p w14:paraId="0A67B16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512/11862</w:t>
            </w:r>
          </w:p>
        </w:tc>
        <w:tc>
          <w:tcPr>
            <w:tcW w:w="0" w:type="auto"/>
            <w:vAlign w:val="center"/>
          </w:tcPr>
          <w:p w14:paraId="470D516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4.32</w:t>
            </w:r>
          </w:p>
        </w:tc>
      </w:tr>
      <w:tr w:rsidR="009B05AC" w:rsidRPr="001504F8" w14:paraId="56FFF686" w14:textId="77777777" w:rsidTr="00375C1A">
        <w:tblPrEx>
          <w:tblBorders>
            <w:top w:val="none" w:sz="0" w:space="0" w:color="auto"/>
          </w:tblBorders>
        </w:tblPrEx>
        <w:trPr>
          <w:trHeight w:val="261"/>
        </w:trPr>
        <w:tc>
          <w:tcPr>
            <w:tcW w:w="0" w:type="auto"/>
            <w:vAlign w:val="center"/>
          </w:tcPr>
          <w:p w14:paraId="2DE61F2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7046D08B"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67BB6479"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willistoni</w:t>
            </w:r>
          </w:p>
        </w:tc>
        <w:tc>
          <w:tcPr>
            <w:tcW w:w="0" w:type="auto"/>
            <w:vAlign w:val="center"/>
          </w:tcPr>
          <w:p w14:paraId="1B0A591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15,512</w:t>
            </w:r>
          </w:p>
        </w:tc>
        <w:tc>
          <w:tcPr>
            <w:tcW w:w="0" w:type="auto"/>
            <w:vAlign w:val="center"/>
          </w:tcPr>
          <w:p w14:paraId="770886B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156/10638</w:t>
            </w:r>
          </w:p>
        </w:tc>
        <w:tc>
          <w:tcPr>
            <w:tcW w:w="0" w:type="auto"/>
            <w:vAlign w:val="center"/>
          </w:tcPr>
          <w:p w14:paraId="1D261A7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1.47</w:t>
            </w:r>
          </w:p>
        </w:tc>
        <w:tc>
          <w:tcPr>
            <w:tcW w:w="0" w:type="auto"/>
            <w:vAlign w:val="center"/>
          </w:tcPr>
          <w:p w14:paraId="59D303C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16,942</w:t>
            </w:r>
          </w:p>
        </w:tc>
        <w:tc>
          <w:tcPr>
            <w:tcW w:w="0" w:type="auto"/>
            <w:vAlign w:val="center"/>
          </w:tcPr>
          <w:p w14:paraId="0F45B9E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738/12259</w:t>
            </w:r>
          </w:p>
        </w:tc>
        <w:tc>
          <w:tcPr>
            <w:tcW w:w="0" w:type="auto"/>
            <w:vAlign w:val="center"/>
          </w:tcPr>
          <w:p w14:paraId="00F8772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6.02</w:t>
            </w:r>
          </w:p>
        </w:tc>
      </w:tr>
      <w:tr w:rsidR="009B05AC" w:rsidRPr="001504F8" w14:paraId="22C2E582" w14:textId="77777777" w:rsidTr="00375C1A">
        <w:tblPrEx>
          <w:tblBorders>
            <w:top w:val="none" w:sz="0" w:space="0" w:color="auto"/>
          </w:tblBorders>
        </w:tblPrEx>
        <w:trPr>
          <w:trHeight w:val="261"/>
        </w:trPr>
        <w:tc>
          <w:tcPr>
            <w:tcW w:w="0" w:type="auto"/>
            <w:vAlign w:val="center"/>
          </w:tcPr>
          <w:p w14:paraId="34A146F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2A2CB106"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fly</w:t>
            </w:r>
          </w:p>
        </w:tc>
        <w:tc>
          <w:tcPr>
            <w:tcW w:w="0" w:type="auto"/>
            <w:vAlign w:val="center"/>
          </w:tcPr>
          <w:p w14:paraId="0F90029B"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Drosophila yakuba</w:t>
            </w:r>
          </w:p>
        </w:tc>
        <w:tc>
          <w:tcPr>
            <w:tcW w:w="0" w:type="auto"/>
            <w:vAlign w:val="center"/>
          </w:tcPr>
          <w:p w14:paraId="22C0BC7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16,077</w:t>
            </w:r>
          </w:p>
        </w:tc>
        <w:tc>
          <w:tcPr>
            <w:tcW w:w="0" w:type="auto"/>
            <w:vAlign w:val="center"/>
          </w:tcPr>
          <w:p w14:paraId="570AF7F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85/10463</w:t>
            </w:r>
          </w:p>
        </w:tc>
        <w:tc>
          <w:tcPr>
            <w:tcW w:w="0" w:type="auto"/>
            <w:vAlign w:val="center"/>
          </w:tcPr>
          <w:p w14:paraId="5AD8D88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0.81</w:t>
            </w:r>
          </w:p>
        </w:tc>
        <w:tc>
          <w:tcPr>
            <w:tcW w:w="0" w:type="auto"/>
            <w:vAlign w:val="center"/>
          </w:tcPr>
          <w:p w14:paraId="4BF7027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17,774</w:t>
            </w:r>
          </w:p>
        </w:tc>
        <w:tc>
          <w:tcPr>
            <w:tcW w:w="0" w:type="auto"/>
            <w:vAlign w:val="center"/>
          </w:tcPr>
          <w:p w14:paraId="5E275AA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539/12469</w:t>
            </w:r>
          </w:p>
        </w:tc>
        <w:tc>
          <w:tcPr>
            <w:tcW w:w="0" w:type="auto"/>
            <w:vAlign w:val="center"/>
          </w:tcPr>
          <w:p w14:paraId="26CD084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4.32</w:t>
            </w:r>
          </w:p>
        </w:tc>
      </w:tr>
      <w:tr w:rsidR="009B05AC" w:rsidRPr="001504F8" w14:paraId="3D409CE9" w14:textId="77777777" w:rsidTr="00375C1A">
        <w:tblPrEx>
          <w:tblBorders>
            <w:top w:val="none" w:sz="0" w:space="0" w:color="auto"/>
          </w:tblBorders>
        </w:tblPrEx>
        <w:trPr>
          <w:trHeight w:val="261"/>
        </w:trPr>
        <w:tc>
          <w:tcPr>
            <w:tcW w:w="0" w:type="auto"/>
            <w:vAlign w:val="center"/>
          </w:tcPr>
          <w:p w14:paraId="29EB66A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46CEA209"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heliconius_melpomene1</w:t>
            </w:r>
          </w:p>
        </w:tc>
        <w:tc>
          <w:tcPr>
            <w:tcW w:w="0" w:type="auto"/>
            <w:vAlign w:val="center"/>
          </w:tcPr>
          <w:p w14:paraId="002B0D0A"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Heliconius_melpomene</w:t>
            </w:r>
          </w:p>
        </w:tc>
        <w:tc>
          <w:tcPr>
            <w:tcW w:w="0" w:type="auto"/>
            <w:vAlign w:val="center"/>
          </w:tcPr>
          <w:p w14:paraId="0E9FDCF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12,669</w:t>
            </w:r>
          </w:p>
        </w:tc>
        <w:tc>
          <w:tcPr>
            <w:tcW w:w="0" w:type="auto"/>
            <w:vAlign w:val="center"/>
          </w:tcPr>
          <w:p w14:paraId="25ED19F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132/9421</w:t>
            </w:r>
          </w:p>
        </w:tc>
        <w:tc>
          <w:tcPr>
            <w:tcW w:w="0" w:type="auto"/>
            <w:vAlign w:val="center"/>
          </w:tcPr>
          <w:p w14:paraId="140A1B5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1.40</w:t>
            </w:r>
          </w:p>
        </w:tc>
        <w:tc>
          <w:tcPr>
            <w:tcW w:w="0" w:type="auto"/>
            <w:vAlign w:val="center"/>
          </w:tcPr>
          <w:p w14:paraId="62C69E6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20,333</w:t>
            </w:r>
          </w:p>
        </w:tc>
        <w:tc>
          <w:tcPr>
            <w:tcW w:w="0" w:type="auto"/>
            <w:vAlign w:val="center"/>
          </w:tcPr>
          <w:p w14:paraId="78B7ED8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289/14640</w:t>
            </w:r>
          </w:p>
        </w:tc>
        <w:tc>
          <w:tcPr>
            <w:tcW w:w="0" w:type="auto"/>
            <w:vAlign w:val="center"/>
          </w:tcPr>
          <w:p w14:paraId="431FFD2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1.97</w:t>
            </w:r>
          </w:p>
        </w:tc>
      </w:tr>
      <w:tr w:rsidR="009B05AC" w:rsidRPr="001504F8" w14:paraId="2763D7AD" w14:textId="77777777" w:rsidTr="00375C1A">
        <w:tblPrEx>
          <w:tblBorders>
            <w:top w:val="none" w:sz="0" w:space="0" w:color="auto"/>
          </w:tblBorders>
        </w:tblPrEx>
        <w:trPr>
          <w:trHeight w:val="261"/>
        </w:trPr>
        <w:tc>
          <w:tcPr>
            <w:tcW w:w="0" w:type="auto"/>
            <w:vAlign w:val="center"/>
          </w:tcPr>
          <w:p w14:paraId="72D0704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416F771B"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nasonia</w:t>
            </w:r>
          </w:p>
        </w:tc>
        <w:tc>
          <w:tcPr>
            <w:tcW w:w="0" w:type="auto"/>
            <w:vAlign w:val="center"/>
          </w:tcPr>
          <w:p w14:paraId="6C392CA2"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Nasonia vitripennis</w:t>
            </w:r>
          </w:p>
        </w:tc>
        <w:tc>
          <w:tcPr>
            <w:tcW w:w="0" w:type="auto"/>
            <w:vAlign w:val="center"/>
          </w:tcPr>
          <w:p w14:paraId="68723D4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17,083</w:t>
            </w:r>
          </w:p>
        </w:tc>
        <w:tc>
          <w:tcPr>
            <w:tcW w:w="0" w:type="auto"/>
            <w:vAlign w:val="center"/>
          </w:tcPr>
          <w:p w14:paraId="01A5EBD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223/12130</w:t>
            </w:r>
          </w:p>
        </w:tc>
        <w:tc>
          <w:tcPr>
            <w:tcW w:w="0" w:type="auto"/>
            <w:vAlign w:val="center"/>
          </w:tcPr>
          <w:p w14:paraId="55566F0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1.92</w:t>
            </w:r>
          </w:p>
        </w:tc>
        <w:tc>
          <w:tcPr>
            <w:tcW w:w="0" w:type="auto"/>
            <w:vAlign w:val="center"/>
          </w:tcPr>
          <w:p w14:paraId="6FEE2F0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26,010</w:t>
            </w:r>
          </w:p>
        </w:tc>
        <w:tc>
          <w:tcPr>
            <w:tcW w:w="0" w:type="auto"/>
            <w:vAlign w:val="center"/>
          </w:tcPr>
          <w:p w14:paraId="1F8F939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538/15457</w:t>
            </w:r>
          </w:p>
        </w:tc>
        <w:tc>
          <w:tcPr>
            <w:tcW w:w="0" w:type="auto"/>
            <w:vAlign w:val="center"/>
          </w:tcPr>
          <w:p w14:paraId="621DAC3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3.48</w:t>
            </w:r>
          </w:p>
        </w:tc>
      </w:tr>
      <w:tr w:rsidR="009B05AC" w:rsidRPr="001504F8" w14:paraId="522361B3" w14:textId="77777777" w:rsidTr="00375C1A">
        <w:tblPrEx>
          <w:tblBorders>
            <w:top w:val="none" w:sz="0" w:space="0" w:color="auto"/>
          </w:tblBorders>
        </w:tblPrEx>
        <w:trPr>
          <w:trHeight w:val="261"/>
        </w:trPr>
        <w:tc>
          <w:tcPr>
            <w:tcW w:w="0" w:type="auto"/>
            <w:vAlign w:val="center"/>
          </w:tcPr>
          <w:p w14:paraId="3C55D5B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43F4034D"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rhodnius</w:t>
            </w:r>
          </w:p>
        </w:tc>
        <w:tc>
          <w:tcPr>
            <w:tcW w:w="0" w:type="auto"/>
            <w:vAlign w:val="center"/>
          </w:tcPr>
          <w:p w14:paraId="032F818F"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Rhodnius prolixus</w:t>
            </w:r>
          </w:p>
        </w:tc>
        <w:tc>
          <w:tcPr>
            <w:tcW w:w="0" w:type="auto"/>
            <w:vAlign w:val="center"/>
          </w:tcPr>
          <w:p w14:paraId="508A039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15,438</w:t>
            </w:r>
          </w:p>
        </w:tc>
        <w:tc>
          <w:tcPr>
            <w:tcW w:w="0" w:type="auto"/>
            <w:vAlign w:val="center"/>
          </w:tcPr>
          <w:p w14:paraId="59B8C45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498/10733</w:t>
            </w:r>
          </w:p>
        </w:tc>
        <w:tc>
          <w:tcPr>
            <w:tcW w:w="0" w:type="auto"/>
            <w:vAlign w:val="center"/>
          </w:tcPr>
          <w:p w14:paraId="20516AE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4.63</w:t>
            </w:r>
          </w:p>
        </w:tc>
        <w:tc>
          <w:tcPr>
            <w:tcW w:w="0" w:type="auto"/>
            <w:vAlign w:val="center"/>
          </w:tcPr>
          <w:p w14:paraId="6E7F720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52,161</w:t>
            </w:r>
          </w:p>
        </w:tc>
        <w:tc>
          <w:tcPr>
            <w:tcW w:w="0" w:type="auto"/>
            <w:vAlign w:val="center"/>
          </w:tcPr>
          <w:p w14:paraId="2A45E99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1833/39130</w:t>
            </w:r>
          </w:p>
        </w:tc>
        <w:tc>
          <w:tcPr>
            <w:tcW w:w="0" w:type="auto"/>
            <w:vAlign w:val="center"/>
          </w:tcPr>
          <w:p w14:paraId="571EC2C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4.68</w:t>
            </w:r>
          </w:p>
        </w:tc>
      </w:tr>
      <w:tr w:rsidR="009B05AC" w:rsidRPr="001504F8" w14:paraId="1F867409" w14:textId="77777777" w:rsidTr="00375C1A">
        <w:tblPrEx>
          <w:tblBorders>
            <w:top w:val="none" w:sz="0" w:space="0" w:color="auto"/>
          </w:tblBorders>
        </w:tblPrEx>
        <w:trPr>
          <w:trHeight w:val="261"/>
        </w:trPr>
        <w:tc>
          <w:tcPr>
            <w:tcW w:w="0" w:type="auto"/>
            <w:vAlign w:val="center"/>
          </w:tcPr>
          <w:p w14:paraId="3267F13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Arthropod</w:t>
            </w:r>
          </w:p>
        </w:tc>
        <w:tc>
          <w:tcPr>
            <w:tcW w:w="0" w:type="auto"/>
            <w:vAlign w:val="center"/>
          </w:tcPr>
          <w:p w14:paraId="589D6EA5"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tribolium2012</w:t>
            </w:r>
          </w:p>
        </w:tc>
        <w:tc>
          <w:tcPr>
            <w:tcW w:w="0" w:type="auto"/>
            <w:vAlign w:val="center"/>
          </w:tcPr>
          <w:p w14:paraId="2AAA9B77"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Tribolium castaneum</w:t>
            </w:r>
          </w:p>
        </w:tc>
        <w:tc>
          <w:tcPr>
            <w:tcW w:w="0" w:type="auto"/>
            <w:vAlign w:val="center"/>
          </w:tcPr>
          <w:p w14:paraId="6E1AF0C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16,524</w:t>
            </w:r>
          </w:p>
        </w:tc>
        <w:tc>
          <w:tcPr>
            <w:tcW w:w="0" w:type="auto"/>
            <w:vAlign w:val="center"/>
          </w:tcPr>
          <w:p w14:paraId="1A95011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124/1115</w:t>
            </w:r>
          </w:p>
        </w:tc>
        <w:tc>
          <w:tcPr>
            <w:tcW w:w="0" w:type="auto"/>
            <w:vAlign w:val="center"/>
          </w:tcPr>
          <w:p w14:paraId="61581C6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1.12</w:t>
            </w:r>
          </w:p>
        </w:tc>
        <w:tc>
          <w:tcPr>
            <w:tcW w:w="0" w:type="auto"/>
            <w:vAlign w:val="center"/>
          </w:tcPr>
          <w:p w14:paraId="0C47ADF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16,160</w:t>
            </w:r>
          </w:p>
        </w:tc>
        <w:tc>
          <w:tcPr>
            <w:tcW w:w="0" w:type="auto"/>
            <w:vAlign w:val="center"/>
          </w:tcPr>
          <w:p w14:paraId="34E87AF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105/10442</w:t>
            </w:r>
          </w:p>
        </w:tc>
        <w:tc>
          <w:tcPr>
            <w:tcW w:w="0" w:type="auto"/>
            <w:vAlign w:val="center"/>
          </w:tcPr>
          <w:p w14:paraId="55C2716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1.00</w:t>
            </w:r>
          </w:p>
        </w:tc>
      </w:tr>
      <w:tr w:rsidR="009B05AC" w:rsidRPr="001504F8" w14:paraId="0FCAB93E" w14:textId="77777777" w:rsidTr="00375C1A">
        <w:tblPrEx>
          <w:tblBorders>
            <w:top w:val="none" w:sz="0" w:space="0" w:color="auto"/>
          </w:tblBorders>
        </w:tblPrEx>
        <w:trPr>
          <w:trHeight w:val="261"/>
        </w:trPr>
        <w:tc>
          <w:tcPr>
            <w:tcW w:w="0" w:type="auto"/>
            <w:vAlign w:val="center"/>
          </w:tcPr>
          <w:p w14:paraId="041E466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Nematode</w:t>
            </w:r>
          </w:p>
        </w:tc>
        <w:tc>
          <w:tcPr>
            <w:tcW w:w="0" w:type="auto"/>
            <w:vAlign w:val="center"/>
          </w:tcPr>
          <w:p w14:paraId="187F9BB0"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caenorhabditis</w:t>
            </w:r>
          </w:p>
        </w:tc>
        <w:tc>
          <w:tcPr>
            <w:tcW w:w="0" w:type="auto"/>
            <w:vAlign w:val="center"/>
          </w:tcPr>
          <w:p w14:paraId="7284603D"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Caenorhabditis brenneri</w:t>
            </w:r>
          </w:p>
        </w:tc>
        <w:tc>
          <w:tcPr>
            <w:tcW w:w="0" w:type="auto"/>
            <w:vAlign w:val="center"/>
          </w:tcPr>
          <w:p w14:paraId="5B6CF1E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30,660</w:t>
            </w:r>
          </w:p>
        </w:tc>
        <w:tc>
          <w:tcPr>
            <w:tcW w:w="0" w:type="auto"/>
            <w:vAlign w:val="center"/>
          </w:tcPr>
          <w:p w14:paraId="7D8A155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253/14748</w:t>
            </w:r>
          </w:p>
        </w:tc>
        <w:tc>
          <w:tcPr>
            <w:tcW w:w="0" w:type="auto"/>
            <w:vAlign w:val="center"/>
          </w:tcPr>
          <w:p w14:paraId="3561C1A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1.70</w:t>
            </w:r>
          </w:p>
        </w:tc>
        <w:tc>
          <w:tcPr>
            <w:tcW w:w="0" w:type="auto"/>
            <w:vAlign w:val="center"/>
          </w:tcPr>
          <w:p w14:paraId="024F516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38,953</w:t>
            </w:r>
          </w:p>
        </w:tc>
        <w:tc>
          <w:tcPr>
            <w:tcW w:w="0" w:type="auto"/>
            <w:vAlign w:val="center"/>
          </w:tcPr>
          <w:p w14:paraId="37F3A50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518/17298</w:t>
            </w:r>
          </w:p>
        </w:tc>
        <w:tc>
          <w:tcPr>
            <w:tcW w:w="0" w:type="auto"/>
            <w:vAlign w:val="center"/>
          </w:tcPr>
          <w:p w14:paraId="190FD77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2.99</w:t>
            </w:r>
          </w:p>
        </w:tc>
      </w:tr>
      <w:tr w:rsidR="009B05AC" w:rsidRPr="001504F8" w14:paraId="4D33BABF" w14:textId="77777777" w:rsidTr="00375C1A">
        <w:tblPrEx>
          <w:tblBorders>
            <w:top w:val="none" w:sz="0" w:space="0" w:color="auto"/>
          </w:tblBorders>
        </w:tblPrEx>
        <w:trPr>
          <w:trHeight w:val="261"/>
        </w:trPr>
        <w:tc>
          <w:tcPr>
            <w:tcW w:w="0" w:type="auto"/>
            <w:vAlign w:val="center"/>
          </w:tcPr>
          <w:p w14:paraId="6F31496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Nematode</w:t>
            </w:r>
          </w:p>
        </w:tc>
        <w:tc>
          <w:tcPr>
            <w:tcW w:w="0" w:type="auto"/>
            <w:vAlign w:val="center"/>
          </w:tcPr>
          <w:p w14:paraId="50D9D201"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caenorhabditis</w:t>
            </w:r>
          </w:p>
        </w:tc>
        <w:tc>
          <w:tcPr>
            <w:tcW w:w="0" w:type="auto"/>
            <w:vAlign w:val="center"/>
          </w:tcPr>
          <w:p w14:paraId="4F5A4542"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Caenorhabditis briggsae</w:t>
            </w:r>
          </w:p>
        </w:tc>
        <w:tc>
          <w:tcPr>
            <w:tcW w:w="0" w:type="auto"/>
            <w:vAlign w:val="center"/>
          </w:tcPr>
          <w:p w14:paraId="551FC71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21,814</w:t>
            </w:r>
          </w:p>
        </w:tc>
        <w:tc>
          <w:tcPr>
            <w:tcW w:w="0" w:type="auto"/>
            <w:vAlign w:val="center"/>
          </w:tcPr>
          <w:p w14:paraId="3F25E6E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239/10936</w:t>
            </w:r>
          </w:p>
        </w:tc>
        <w:tc>
          <w:tcPr>
            <w:tcW w:w="0" w:type="auto"/>
            <w:vAlign w:val="center"/>
          </w:tcPr>
          <w:p w14:paraId="2C18A13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2.19</w:t>
            </w:r>
          </w:p>
        </w:tc>
        <w:tc>
          <w:tcPr>
            <w:tcW w:w="0" w:type="auto"/>
            <w:vAlign w:val="center"/>
          </w:tcPr>
          <w:p w14:paraId="47EE48C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20,745</w:t>
            </w:r>
          </w:p>
        </w:tc>
        <w:tc>
          <w:tcPr>
            <w:tcW w:w="0" w:type="auto"/>
            <w:vAlign w:val="center"/>
          </w:tcPr>
          <w:p w14:paraId="1B6B975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242/11335</w:t>
            </w:r>
          </w:p>
        </w:tc>
        <w:tc>
          <w:tcPr>
            <w:tcW w:w="0" w:type="auto"/>
            <w:vAlign w:val="center"/>
          </w:tcPr>
          <w:p w14:paraId="0998FD2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2.13</w:t>
            </w:r>
          </w:p>
        </w:tc>
      </w:tr>
      <w:tr w:rsidR="009B05AC" w:rsidRPr="001504F8" w14:paraId="1E362947" w14:textId="77777777" w:rsidTr="00375C1A">
        <w:tblPrEx>
          <w:tblBorders>
            <w:top w:val="none" w:sz="0" w:space="0" w:color="auto"/>
          </w:tblBorders>
        </w:tblPrEx>
        <w:trPr>
          <w:trHeight w:val="261"/>
        </w:trPr>
        <w:tc>
          <w:tcPr>
            <w:tcW w:w="0" w:type="auto"/>
            <w:vAlign w:val="center"/>
          </w:tcPr>
          <w:p w14:paraId="5490107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Nematode</w:t>
            </w:r>
          </w:p>
        </w:tc>
        <w:tc>
          <w:tcPr>
            <w:tcW w:w="0" w:type="auto"/>
            <w:vAlign w:val="center"/>
          </w:tcPr>
          <w:p w14:paraId="35D4B8B1"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caenorhabditis</w:t>
            </w:r>
          </w:p>
        </w:tc>
        <w:tc>
          <w:tcPr>
            <w:tcW w:w="0" w:type="auto"/>
            <w:vAlign w:val="center"/>
          </w:tcPr>
          <w:p w14:paraId="3CBE23C3"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Caenorhabditis elegans</w:t>
            </w:r>
          </w:p>
        </w:tc>
        <w:tc>
          <w:tcPr>
            <w:tcW w:w="0" w:type="auto"/>
            <w:vAlign w:val="center"/>
          </w:tcPr>
          <w:p w14:paraId="656EB1E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20,362</w:t>
            </w:r>
          </w:p>
        </w:tc>
        <w:tc>
          <w:tcPr>
            <w:tcW w:w="0" w:type="auto"/>
            <w:vAlign w:val="center"/>
          </w:tcPr>
          <w:p w14:paraId="62ACB2E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223/10574</w:t>
            </w:r>
          </w:p>
        </w:tc>
        <w:tc>
          <w:tcPr>
            <w:tcW w:w="0" w:type="auto"/>
            <w:vAlign w:val="center"/>
          </w:tcPr>
          <w:p w14:paraId="16573D2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2.11</w:t>
            </w:r>
          </w:p>
        </w:tc>
        <w:tc>
          <w:tcPr>
            <w:tcW w:w="0" w:type="auto"/>
            <w:vAlign w:val="center"/>
          </w:tcPr>
          <w:p w14:paraId="2BD1CBB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18,177</w:t>
            </w:r>
          </w:p>
        </w:tc>
        <w:tc>
          <w:tcPr>
            <w:tcW w:w="0" w:type="auto"/>
            <w:vAlign w:val="center"/>
          </w:tcPr>
          <w:p w14:paraId="2A8147C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215/10278</w:t>
            </w:r>
          </w:p>
        </w:tc>
        <w:tc>
          <w:tcPr>
            <w:tcW w:w="0" w:type="auto"/>
            <w:vAlign w:val="center"/>
          </w:tcPr>
          <w:p w14:paraId="3CAB99C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2.09</w:t>
            </w:r>
          </w:p>
        </w:tc>
      </w:tr>
      <w:tr w:rsidR="009B05AC" w:rsidRPr="001504F8" w14:paraId="4028B1D8" w14:textId="77777777" w:rsidTr="00375C1A">
        <w:tblPrEx>
          <w:tblBorders>
            <w:top w:val="none" w:sz="0" w:space="0" w:color="auto"/>
          </w:tblBorders>
        </w:tblPrEx>
        <w:trPr>
          <w:trHeight w:val="261"/>
        </w:trPr>
        <w:tc>
          <w:tcPr>
            <w:tcW w:w="0" w:type="auto"/>
            <w:vAlign w:val="center"/>
          </w:tcPr>
          <w:p w14:paraId="1EDA4A0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Nematode</w:t>
            </w:r>
          </w:p>
        </w:tc>
        <w:tc>
          <w:tcPr>
            <w:tcW w:w="0" w:type="auto"/>
            <w:vAlign w:val="center"/>
          </w:tcPr>
          <w:p w14:paraId="3757DCF1"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caenorhabditis</w:t>
            </w:r>
          </w:p>
        </w:tc>
        <w:tc>
          <w:tcPr>
            <w:tcW w:w="0" w:type="auto"/>
            <w:vAlign w:val="center"/>
          </w:tcPr>
          <w:p w14:paraId="40C3EBEF"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Caenorhabditis japonica</w:t>
            </w:r>
          </w:p>
        </w:tc>
        <w:tc>
          <w:tcPr>
            <w:tcW w:w="0" w:type="auto"/>
            <w:vAlign w:val="center"/>
          </w:tcPr>
          <w:p w14:paraId="373EF64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29,931</w:t>
            </w:r>
          </w:p>
        </w:tc>
        <w:tc>
          <w:tcPr>
            <w:tcW w:w="0" w:type="auto"/>
            <w:vAlign w:val="center"/>
          </w:tcPr>
          <w:p w14:paraId="057A11E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315/15260</w:t>
            </w:r>
          </w:p>
        </w:tc>
        <w:tc>
          <w:tcPr>
            <w:tcW w:w="0" w:type="auto"/>
            <w:vAlign w:val="center"/>
          </w:tcPr>
          <w:p w14:paraId="370E83AB"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2.06</w:t>
            </w:r>
          </w:p>
        </w:tc>
        <w:tc>
          <w:tcPr>
            <w:tcW w:w="0" w:type="auto"/>
            <w:vAlign w:val="center"/>
          </w:tcPr>
          <w:p w14:paraId="42DE176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29,556</w:t>
            </w:r>
          </w:p>
        </w:tc>
        <w:tc>
          <w:tcPr>
            <w:tcW w:w="0" w:type="auto"/>
            <w:vAlign w:val="center"/>
          </w:tcPr>
          <w:p w14:paraId="5D34B3E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352/15842</w:t>
            </w:r>
          </w:p>
        </w:tc>
        <w:tc>
          <w:tcPr>
            <w:tcW w:w="0" w:type="auto"/>
            <w:vAlign w:val="center"/>
          </w:tcPr>
          <w:p w14:paraId="49E70E9E"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2.22</w:t>
            </w:r>
          </w:p>
        </w:tc>
      </w:tr>
      <w:tr w:rsidR="009B05AC" w:rsidRPr="001504F8" w14:paraId="548E23EA" w14:textId="77777777" w:rsidTr="00375C1A">
        <w:tblPrEx>
          <w:tblBorders>
            <w:top w:val="none" w:sz="0" w:space="0" w:color="auto"/>
          </w:tblBorders>
        </w:tblPrEx>
        <w:trPr>
          <w:trHeight w:val="261"/>
        </w:trPr>
        <w:tc>
          <w:tcPr>
            <w:tcW w:w="0" w:type="auto"/>
            <w:tcBorders>
              <w:bottom w:val="nil"/>
            </w:tcBorders>
            <w:vAlign w:val="center"/>
          </w:tcPr>
          <w:p w14:paraId="743B7B4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Nematode</w:t>
            </w:r>
          </w:p>
        </w:tc>
        <w:tc>
          <w:tcPr>
            <w:tcW w:w="0" w:type="auto"/>
            <w:tcBorders>
              <w:bottom w:val="nil"/>
            </w:tcBorders>
            <w:vAlign w:val="center"/>
          </w:tcPr>
          <w:p w14:paraId="28F4CAB4"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caenorhabditis</w:t>
            </w:r>
          </w:p>
        </w:tc>
        <w:tc>
          <w:tcPr>
            <w:tcW w:w="0" w:type="auto"/>
            <w:tcBorders>
              <w:bottom w:val="nil"/>
            </w:tcBorders>
            <w:vAlign w:val="center"/>
          </w:tcPr>
          <w:p w14:paraId="52111D8D"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Caenorhabditis remanei</w:t>
            </w:r>
          </w:p>
        </w:tc>
        <w:tc>
          <w:tcPr>
            <w:tcW w:w="0" w:type="auto"/>
            <w:tcBorders>
              <w:bottom w:val="nil"/>
            </w:tcBorders>
            <w:vAlign w:val="center"/>
          </w:tcPr>
          <w:p w14:paraId="75A792F8"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31,437</w:t>
            </w:r>
          </w:p>
        </w:tc>
        <w:tc>
          <w:tcPr>
            <w:tcW w:w="0" w:type="auto"/>
            <w:tcBorders>
              <w:bottom w:val="nil"/>
            </w:tcBorders>
            <w:vAlign w:val="center"/>
          </w:tcPr>
          <w:p w14:paraId="38BE31C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766/14483</w:t>
            </w:r>
          </w:p>
        </w:tc>
        <w:tc>
          <w:tcPr>
            <w:tcW w:w="0" w:type="auto"/>
            <w:tcBorders>
              <w:bottom w:val="nil"/>
            </w:tcBorders>
            <w:vAlign w:val="center"/>
          </w:tcPr>
          <w:p w14:paraId="73875DC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5.29</w:t>
            </w:r>
          </w:p>
        </w:tc>
        <w:tc>
          <w:tcPr>
            <w:tcW w:w="0" w:type="auto"/>
            <w:tcBorders>
              <w:bottom w:val="nil"/>
            </w:tcBorders>
            <w:vAlign w:val="center"/>
          </w:tcPr>
          <w:p w14:paraId="2B24882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30,506</w:t>
            </w:r>
          </w:p>
        </w:tc>
        <w:tc>
          <w:tcPr>
            <w:tcW w:w="0" w:type="auto"/>
            <w:tcBorders>
              <w:bottom w:val="nil"/>
            </w:tcBorders>
            <w:vAlign w:val="center"/>
          </w:tcPr>
          <w:p w14:paraId="3387641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1288/14291</w:t>
            </w:r>
          </w:p>
        </w:tc>
        <w:tc>
          <w:tcPr>
            <w:tcW w:w="0" w:type="auto"/>
            <w:tcBorders>
              <w:bottom w:val="nil"/>
            </w:tcBorders>
            <w:vAlign w:val="center"/>
          </w:tcPr>
          <w:p w14:paraId="6C174A6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9.01</w:t>
            </w:r>
          </w:p>
        </w:tc>
      </w:tr>
      <w:tr w:rsidR="009B05AC" w:rsidRPr="001504F8" w14:paraId="0E32EE99" w14:textId="77777777" w:rsidTr="00375C1A">
        <w:tblPrEx>
          <w:tblBorders>
            <w:top w:val="none" w:sz="0" w:space="0" w:color="auto"/>
          </w:tblBorders>
        </w:tblPrEx>
        <w:trPr>
          <w:trHeight w:val="261"/>
        </w:trPr>
        <w:tc>
          <w:tcPr>
            <w:tcW w:w="0" w:type="auto"/>
            <w:tcBorders>
              <w:bottom w:val="single" w:sz="4" w:space="0" w:color="auto"/>
            </w:tcBorders>
            <w:vAlign w:val="center"/>
          </w:tcPr>
          <w:p w14:paraId="6C04A16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Nematode</w:t>
            </w:r>
          </w:p>
        </w:tc>
        <w:tc>
          <w:tcPr>
            <w:tcW w:w="0" w:type="auto"/>
            <w:tcBorders>
              <w:bottom w:val="single" w:sz="4" w:space="0" w:color="auto"/>
            </w:tcBorders>
            <w:vAlign w:val="center"/>
          </w:tcPr>
          <w:p w14:paraId="08B09449"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trichinella</w:t>
            </w:r>
          </w:p>
        </w:tc>
        <w:tc>
          <w:tcPr>
            <w:tcW w:w="0" w:type="auto"/>
            <w:tcBorders>
              <w:bottom w:val="single" w:sz="4" w:space="0" w:color="auto"/>
            </w:tcBorders>
            <w:vAlign w:val="center"/>
          </w:tcPr>
          <w:p w14:paraId="793559E8"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Trichinella spiralis</w:t>
            </w:r>
          </w:p>
        </w:tc>
        <w:tc>
          <w:tcPr>
            <w:tcW w:w="0" w:type="auto"/>
            <w:tcBorders>
              <w:bottom w:val="single" w:sz="4" w:space="0" w:color="auto"/>
            </w:tcBorders>
            <w:vAlign w:val="center"/>
          </w:tcPr>
          <w:p w14:paraId="0EC70BA0"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16,380</w:t>
            </w:r>
          </w:p>
        </w:tc>
        <w:tc>
          <w:tcPr>
            <w:tcW w:w="0" w:type="auto"/>
            <w:tcBorders>
              <w:bottom w:val="single" w:sz="4" w:space="0" w:color="auto"/>
            </w:tcBorders>
            <w:vAlign w:val="center"/>
          </w:tcPr>
          <w:p w14:paraId="0515B3CC"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47/8616</w:t>
            </w:r>
          </w:p>
        </w:tc>
        <w:tc>
          <w:tcPr>
            <w:tcW w:w="0" w:type="auto"/>
            <w:tcBorders>
              <w:bottom w:val="single" w:sz="4" w:space="0" w:color="auto"/>
            </w:tcBorders>
            <w:vAlign w:val="center"/>
          </w:tcPr>
          <w:p w14:paraId="2C9F553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0.55</w:t>
            </w:r>
          </w:p>
        </w:tc>
        <w:tc>
          <w:tcPr>
            <w:tcW w:w="0" w:type="auto"/>
            <w:tcBorders>
              <w:bottom w:val="single" w:sz="4" w:space="0" w:color="auto"/>
            </w:tcBorders>
            <w:vAlign w:val="center"/>
          </w:tcPr>
          <w:p w14:paraId="7794794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11,310</w:t>
            </w:r>
          </w:p>
        </w:tc>
        <w:tc>
          <w:tcPr>
            <w:tcW w:w="0" w:type="auto"/>
            <w:tcBorders>
              <w:bottom w:val="single" w:sz="4" w:space="0" w:color="auto"/>
            </w:tcBorders>
            <w:vAlign w:val="center"/>
          </w:tcPr>
          <w:p w14:paraId="15FDFE14"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41/8079</w:t>
            </w:r>
          </w:p>
        </w:tc>
        <w:tc>
          <w:tcPr>
            <w:tcW w:w="0" w:type="auto"/>
            <w:tcBorders>
              <w:bottom w:val="single" w:sz="4" w:space="0" w:color="auto"/>
            </w:tcBorders>
            <w:vAlign w:val="center"/>
          </w:tcPr>
          <w:p w14:paraId="4C08F1D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0.51</w:t>
            </w:r>
          </w:p>
        </w:tc>
      </w:tr>
      <w:tr w:rsidR="009B05AC" w:rsidRPr="001504F8" w14:paraId="602CC79F" w14:textId="77777777" w:rsidTr="00375C1A">
        <w:tblPrEx>
          <w:tblBorders>
            <w:top w:val="none" w:sz="0" w:space="0" w:color="auto"/>
          </w:tblBorders>
        </w:tblPrEx>
        <w:trPr>
          <w:trHeight w:val="261"/>
        </w:trPr>
        <w:tc>
          <w:tcPr>
            <w:tcW w:w="0" w:type="auto"/>
            <w:tcBorders>
              <w:top w:val="single" w:sz="4" w:space="0" w:color="auto"/>
              <w:bottom w:val="nil"/>
            </w:tcBorders>
            <w:vAlign w:val="center"/>
          </w:tcPr>
          <w:p w14:paraId="52F8121D"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Tardigrade</w:t>
            </w:r>
          </w:p>
        </w:tc>
        <w:tc>
          <w:tcPr>
            <w:tcW w:w="0" w:type="auto"/>
            <w:tcBorders>
              <w:top w:val="single" w:sz="4" w:space="0" w:color="auto"/>
              <w:bottom w:val="nil"/>
            </w:tcBorders>
            <w:vAlign w:val="center"/>
          </w:tcPr>
          <w:p w14:paraId="11DBB4A9"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BRAKER</w:t>
            </w:r>
          </w:p>
        </w:tc>
        <w:tc>
          <w:tcPr>
            <w:tcW w:w="0" w:type="auto"/>
            <w:tcBorders>
              <w:top w:val="single" w:sz="4" w:space="0" w:color="auto"/>
              <w:bottom w:val="nil"/>
            </w:tcBorders>
            <w:vAlign w:val="center"/>
          </w:tcPr>
          <w:p w14:paraId="34AE6DDE"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Hypsibius dujardini</w:t>
            </w:r>
          </w:p>
        </w:tc>
        <w:tc>
          <w:tcPr>
            <w:tcW w:w="0" w:type="auto"/>
            <w:tcBorders>
              <w:top w:val="single" w:sz="4" w:space="0" w:color="auto"/>
              <w:bottom w:val="nil"/>
            </w:tcBorders>
            <w:vAlign w:val="center"/>
          </w:tcPr>
          <w:p w14:paraId="22B9B98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NA</w:t>
            </w:r>
          </w:p>
        </w:tc>
        <w:tc>
          <w:tcPr>
            <w:tcW w:w="0" w:type="auto"/>
            <w:tcBorders>
              <w:top w:val="single" w:sz="4" w:space="0" w:color="auto"/>
              <w:bottom w:val="nil"/>
            </w:tcBorders>
            <w:vAlign w:val="center"/>
          </w:tcPr>
          <w:p w14:paraId="4A0EA497"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NA</w:t>
            </w:r>
          </w:p>
        </w:tc>
        <w:tc>
          <w:tcPr>
            <w:tcW w:w="0" w:type="auto"/>
            <w:tcBorders>
              <w:top w:val="single" w:sz="4" w:space="0" w:color="auto"/>
              <w:bottom w:val="nil"/>
            </w:tcBorders>
            <w:vAlign w:val="center"/>
          </w:tcPr>
          <w:p w14:paraId="2ECD1211"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NA</w:t>
            </w:r>
          </w:p>
        </w:tc>
        <w:tc>
          <w:tcPr>
            <w:tcW w:w="0" w:type="auto"/>
            <w:tcBorders>
              <w:top w:val="single" w:sz="4" w:space="0" w:color="auto"/>
              <w:bottom w:val="nil"/>
            </w:tcBorders>
            <w:vAlign w:val="center"/>
          </w:tcPr>
          <w:p w14:paraId="0C3AEE85"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19913</w:t>
            </w:r>
          </w:p>
        </w:tc>
        <w:tc>
          <w:tcPr>
            <w:tcW w:w="0" w:type="auto"/>
            <w:tcBorders>
              <w:top w:val="single" w:sz="4" w:space="0" w:color="auto"/>
              <w:bottom w:val="nil"/>
            </w:tcBorders>
            <w:vAlign w:val="center"/>
          </w:tcPr>
          <w:p w14:paraId="4BDD1DB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463/12616</w:t>
            </w:r>
          </w:p>
        </w:tc>
        <w:tc>
          <w:tcPr>
            <w:tcW w:w="0" w:type="auto"/>
            <w:tcBorders>
              <w:top w:val="single" w:sz="4" w:space="0" w:color="auto"/>
              <w:bottom w:val="nil"/>
            </w:tcBorders>
            <w:vAlign w:val="center"/>
          </w:tcPr>
          <w:p w14:paraId="7CC9AE33"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3.67</w:t>
            </w:r>
          </w:p>
        </w:tc>
      </w:tr>
      <w:tr w:rsidR="009B05AC" w:rsidRPr="001504F8" w14:paraId="3A2C6DE8" w14:textId="77777777" w:rsidTr="00375C1A">
        <w:trPr>
          <w:trHeight w:val="261"/>
        </w:trPr>
        <w:tc>
          <w:tcPr>
            <w:tcW w:w="0" w:type="auto"/>
            <w:tcBorders>
              <w:top w:val="nil"/>
              <w:bottom w:val="single" w:sz="12" w:space="0" w:color="auto"/>
            </w:tcBorders>
            <w:vAlign w:val="center"/>
          </w:tcPr>
          <w:p w14:paraId="30F30A9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Tardigrade</w:t>
            </w:r>
          </w:p>
        </w:tc>
        <w:tc>
          <w:tcPr>
            <w:tcW w:w="0" w:type="auto"/>
            <w:tcBorders>
              <w:top w:val="nil"/>
              <w:bottom w:val="single" w:sz="12" w:space="0" w:color="auto"/>
            </w:tcBorders>
            <w:vAlign w:val="center"/>
          </w:tcPr>
          <w:p w14:paraId="76E9DE93" w14:textId="77777777"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sz w:val="18"/>
                <w:szCs w:val="20"/>
              </w:rPr>
              <w:t>BRAKER</w:t>
            </w:r>
          </w:p>
        </w:tc>
        <w:tc>
          <w:tcPr>
            <w:tcW w:w="0" w:type="auto"/>
            <w:tcBorders>
              <w:top w:val="nil"/>
              <w:bottom w:val="single" w:sz="12" w:space="0" w:color="auto"/>
            </w:tcBorders>
            <w:vAlign w:val="center"/>
          </w:tcPr>
          <w:p w14:paraId="050CB58D" w14:textId="3D0DDE9C" w:rsidR="009B05AC" w:rsidRPr="00177608" w:rsidRDefault="009B05AC" w:rsidP="00177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kern w:val="1"/>
                <w:sz w:val="18"/>
                <w:szCs w:val="20"/>
              </w:rPr>
            </w:pPr>
            <w:r w:rsidRPr="00177608">
              <w:rPr>
                <w:rFonts w:ascii="Gill Sans" w:hAnsi="Gill Sans" w:cs="Gill Sans"/>
                <w:i/>
                <w:iCs/>
                <w:sz w:val="18"/>
                <w:szCs w:val="20"/>
              </w:rPr>
              <w:t>Ramazzottius varieornatus</w:t>
            </w:r>
            <w:ins w:id="17" w:author="Yuki Yoshida" w:date="2017-02-20T15:05:00Z">
              <w:r w:rsidR="00C17E51" w:rsidRPr="00A14B95">
                <w:rPr>
                  <w:rFonts w:ascii="Gill Sans" w:hAnsi="Gill Sans" w:cs="Gill Sans"/>
                  <w:iCs/>
                  <w:sz w:val="18"/>
                  <w:szCs w:val="20"/>
                </w:rPr>
                <w:t xml:space="preserve"> *</w:t>
              </w:r>
            </w:ins>
          </w:p>
        </w:tc>
        <w:tc>
          <w:tcPr>
            <w:tcW w:w="0" w:type="auto"/>
            <w:tcBorders>
              <w:top w:val="nil"/>
              <w:bottom w:val="single" w:sz="12" w:space="0" w:color="auto"/>
            </w:tcBorders>
            <w:shd w:val="clear" w:color="auto" w:fill="E6E6E6"/>
            <w:vAlign w:val="center"/>
          </w:tcPr>
          <w:p w14:paraId="539D9759"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19521</w:t>
            </w:r>
          </w:p>
        </w:tc>
        <w:tc>
          <w:tcPr>
            <w:tcW w:w="0" w:type="auto"/>
            <w:tcBorders>
              <w:top w:val="nil"/>
              <w:bottom w:val="single" w:sz="12" w:space="0" w:color="auto"/>
            </w:tcBorders>
            <w:shd w:val="clear" w:color="auto" w:fill="E6E6E6"/>
            <w:vAlign w:val="center"/>
          </w:tcPr>
          <w:p w14:paraId="5FC402D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242/10760</w:t>
            </w:r>
          </w:p>
        </w:tc>
        <w:tc>
          <w:tcPr>
            <w:tcW w:w="0" w:type="auto"/>
            <w:tcBorders>
              <w:top w:val="nil"/>
              <w:bottom w:val="single" w:sz="12" w:space="0" w:color="auto"/>
            </w:tcBorders>
            <w:shd w:val="clear" w:color="auto" w:fill="E6E6E6"/>
            <w:vAlign w:val="center"/>
          </w:tcPr>
          <w:p w14:paraId="7DAE5702"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2.25</w:t>
            </w:r>
          </w:p>
        </w:tc>
        <w:tc>
          <w:tcPr>
            <w:tcW w:w="0" w:type="auto"/>
            <w:tcBorders>
              <w:top w:val="nil"/>
              <w:bottom w:val="single" w:sz="12" w:space="0" w:color="auto"/>
            </w:tcBorders>
            <w:vAlign w:val="center"/>
          </w:tcPr>
          <w:p w14:paraId="244CE48F"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13917</w:t>
            </w:r>
          </w:p>
        </w:tc>
        <w:tc>
          <w:tcPr>
            <w:tcW w:w="0" w:type="auto"/>
            <w:tcBorders>
              <w:top w:val="nil"/>
              <w:bottom w:val="single" w:sz="12" w:space="0" w:color="auto"/>
            </w:tcBorders>
            <w:vAlign w:val="center"/>
          </w:tcPr>
          <w:p w14:paraId="34E90D1A"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220/9894</w:t>
            </w:r>
          </w:p>
        </w:tc>
        <w:tc>
          <w:tcPr>
            <w:tcW w:w="0" w:type="auto"/>
            <w:tcBorders>
              <w:top w:val="nil"/>
              <w:bottom w:val="single" w:sz="12" w:space="0" w:color="auto"/>
            </w:tcBorders>
            <w:vAlign w:val="center"/>
          </w:tcPr>
          <w:p w14:paraId="6BA87F66" w14:textId="77777777" w:rsidR="009B05AC" w:rsidRPr="0017760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77608">
              <w:rPr>
                <w:rFonts w:ascii="Gill Sans" w:hAnsi="Gill Sans" w:cs="Gill Sans"/>
                <w:sz w:val="18"/>
                <w:szCs w:val="20"/>
              </w:rPr>
              <w:t>2.22</w:t>
            </w:r>
          </w:p>
        </w:tc>
      </w:tr>
    </w:tbl>
    <w:p w14:paraId="35674791" w14:textId="104A6EB3" w:rsidR="000F2F59" w:rsidRPr="001504F8" w:rsidRDefault="00C17E51" w:rsidP="00C471EB">
      <w:pPr>
        <w:pStyle w:val="af4"/>
        <w:rPr>
          <w:rFonts w:ascii="Gill Sans" w:hAnsi="Gill Sans" w:cs="Gill Sans"/>
        </w:rPr>
      </w:pPr>
      <w:r w:rsidRPr="00A14B95">
        <w:rPr>
          <w:rFonts w:ascii="Gill Sans" w:hAnsi="Gill Sans" w:cs="Gill Sans"/>
          <w:iCs/>
          <w:sz w:val="18"/>
          <w:szCs w:val="20"/>
        </w:rPr>
        <w:t>*</w:t>
      </w:r>
      <w:r>
        <w:rPr>
          <w:rFonts w:ascii="Gill Sans" w:hAnsi="Gill Sans" w:cs="Gill Sans"/>
          <w:iCs/>
          <w:sz w:val="18"/>
          <w:szCs w:val="20"/>
        </w:rPr>
        <w:t xml:space="preserve"> </w:t>
      </w:r>
      <w:r w:rsidR="004E583E">
        <w:rPr>
          <w:rFonts w:ascii="Gill Sans" w:hAnsi="Gill Sans" w:cs="Gill Sans"/>
          <w:iCs/>
          <w:sz w:val="18"/>
          <w:szCs w:val="20"/>
        </w:rPr>
        <w:t>Genomes of these species were not registered in ENSEMBL, we used the released CDS sequences from each genome project</w:t>
      </w:r>
    </w:p>
    <w:p w14:paraId="56E823E2" w14:textId="48FC7B38" w:rsidR="009B05AC" w:rsidRPr="001504F8" w:rsidRDefault="009B05AC">
      <w:pPr>
        <w:rPr>
          <w:rFonts w:ascii="Gill Sans" w:hAnsi="Gill Sans" w:cs="Gill Sans"/>
        </w:rPr>
      </w:pPr>
      <w:r w:rsidRPr="001504F8">
        <w:rPr>
          <w:rFonts w:ascii="Gill Sans" w:hAnsi="Gill Sans" w:cs="Gill Sans"/>
        </w:rPr>
        <w:br w:type="page"/>
      </w:r>
    </w:p>
    <w:p w14:paraId="63161870" w14:textId="0BF151FA" w:rsidR="009B05AC" w:rsidRPr="001504F8" w:rsidRDefault="00FE0189" w:rsidP="00F60646">
      <w:pPr>
        <w:pStyle w:val="af4"/>
        <w:rPr>
          <w:rFonts w:ascii="Gill Sans" w:hAnsi="Gill Sans" w:cs="Gill Sans"/>
        </w:rPr>
      </w:pPr>
      <w:bookmarkStart w:id="18" w:name="_Toc349221914"/>
      <w:r w:rsidRPr="001504F8">
        <w:rPr>
          <w:rFonts w:ascii="Gill Sans" w:hAnsi="Gill Sans" w:cs="Gill Sans"/>
        </w:rPr>
        <w:lastRenderedPageBreak/>
        <w:t xml:space="preserve">Supplementary Table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Supplementary_Table \* ARABIC </w:instrText>
      </w:r>
      <w:r w:rsidR="001504F8" w:rsidRPr="001504F8">
        <w:rPr>
          <w:rFonts w:ascii="Gill Sans" w:hAnsi="Gill Sans" w:cs="Gill Sans"/>
        </w:rPr>
        <w:fldChar w:fldCharType="separate"/>
      </w:r>
      <w:r w:rsidR="00C50E4B" w:rsidRPr="001504F8">
        <w:rPr>
          <w:rFonts w:ascii="Gill Sans" w:hAnsi="Gill Sans" w:cs="Gill Sans"/>
          <w:noProof/>
        </w:rPr>
        <w:t>9</w:t>
      </w:r>
      <w:r w:rsidR="001504F8" w:rsidRPr="001504F8">
        <w:rPr>
          <w:rFonts w:ascii="Gill Sans" w:hAnsi="Gill Sans" w:cs="Gill Sans"/>
          <w:noProof/>
        </w:rPr>
        <w:fldChar w:fldCharType="end"/>
      </w:r>
      <w:r w:rsidR="003E0AA7" w:rsidRPr="001504F8">
        <w:rPr>
          <w:rFonts w:ascii="Gill Sans" w:hAnsi="Gill Sans" w:cs="Gill Sans"/>
        </w:rPr>
        <w:t xml:space="preserve">. </w:t>
      </w:r>
      <w:r w:rsidR="00F60646" w:rsidRPr="001504F8">
        <w:rPr>
          <w:rFonts w:ascii="Gill Sans" w:hAnsi="Gill Sans" w:cs="Gill Sans"/>
        </w:rPr>
        <w:t>T</w:t>
      </w:r>
      <w:r w:rsidR="009B05AC" w:rsidRPr="001504F8">
        <w:rPr>
          <w:rFonts w:ascii="Gill Sans" w:hAnsi="Gill Sans" w:cs="Gill Sans"/>
        </w:rPr>
        <w:t>ardigrade</w:t>
      </w:r>
      <w:r w:rsidR="00F60646" w:rsidRPr="001504F8">
        <w:rPr>
          <w:rFonts w:ascii="Gill Sans" w:hAnsi="Gill Sans" w:cs="Gill Sans"/>
        </w:rPr>
        <w:t>-</w:t>
      </w:r>
      <w:r w:rsidR="009B05AC" w:rsidRPr="001504F8">
        <w:rPr>
          <w:rFonts w:ascii="Gill Sans" w:hAnsi="Gill Sans" w:cs="Gill Sans"/>
        </w:rPr>
        <w:t>specific</w:t>
      </w:r>
      <w:r w:rsidR="00F60646" w:rsidRPr="001504F8">
        <w:rPr>
          <w:rFonts w:ascii="Gill Sans" w:hAnsi="Gill Sans" w:cs="Gill Sans"/>
        </w:rPr>
        <w:t>,</w:t>
      </w:r>
      <w:r w:rsidR="009B05AC" w:rsidRPr="001504F8">
        <w:rPr>
          <w:rFonts w:ascii="Gill Sans" w:hAnsi="Gill Sans" w:cs="Gill Sans"/>
        </w:rPr>
        <w:t xml:space="preserve"> protection</w:t>
      </w:r>
      <w:r w:rsidR="00F60646" w:rsidRPr="001504F8">
        <w:rPr>
          <w:rFonts w:ascii="Gill Sans" w:hAnsi="Gill Sans" w:cs="Gill Sans"/>
        </w:rPr>
        <w:t>-</w:t>
      </w:r>
      <w:r w:rsidR="009B05AC" w:rsidRPr="001504F8">
        <w:rPr>
          <w:rFonts w:ascii="Gill Sans" w:hAnsi="Gill Sans" w:cs="Gill Sans"/>
        </w:rPr>
        <w:t>related proteins</w:t>
      </w:r>
      <w:bookmarkEnd w:id="18"/>
    </w:p>
    <w:p w14:paraId="61B4632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ill Sans" w:hAnsi="Gill Sans" w:cs="Gill Sans"/>
        </w:rPr>
      </w:pPr>
    </w:p>
    <w:tbl>
      <w:tblPr>
        <w:tblW w:w="0" w:type="auto"/>
        <w:tblBorders>
          <w:top w:val="nil"/>
          <w:left w:val="nil"/>
          <w:right w:val="nil"/>
        </w:tblBorders>
        <w:tblLayout w:type="fixed"/>
        <w:tblLook w:val="0000" w:firstRow="0" w:lastRow="0" w:firstColumn="0" w:lastColumn="0" w:noHBand="0" w:noVBand="0"/>
      </w:tblPr>
      <w:tblGrid>
        <w:gridCol w:w="1562"/>
        <w:gridCol w:w="1562"/>
        <w:gridCol w:w="1374"/>
        <w:gridCol w:w="1241"/>
        <w:gridCol w:w="1241"/>
        <w:gridCol w:w="1241"/>
        <w:gridCol w:w="1241"/>
      </w:tblGrid>
      <w:tr w:rsidR="009B05AC" w:rsidRPr="001504F8" w14:paraId="5083D614" w14:textId="77777777" w:rsidTr="009B05AC">
        <w:trPr>
          <w:trHeight w:val="269"/>
        </w:trPr>
        <w:tc>
          <w:tcPr>
            <w:tcW w:w="1562" w:type="dxa"/>
            <w:tcBorders>
              <w:top w:val="single" w:sz="12" w:space="0" w:color="auto"/>
              <w:bottom w:val="single" w:sz="4" w:space="0" w:color="auto"/>
            </w:tcBorders>
            <w:shd w:val="clear" w:color="auto" w:fill="F2F2F2" w:themeFill="background1" w:themeFillShade="F2"/>
            <w:vAlign w:val="center"/>
          </w:tcPr>
          <w:p w14:paraId="604C4FD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Gene ID</w:t>
            </w:r>
          </w:p>
        </w:tc>
        <w:tc>
          <w:tcPr>
            <w:tcW w:w="1562" w:type="dxa"/>
            <w:tcBorders>
              <w:top w:val="single" w:sz="12" w:space="0" w:color="auto"/>
              <w:bottom w:val="single" w:sz="4" w:space="0" w:color="auto"/>
            </w:tcBorders>
            <w:shd w:val="clear" w:color="auto" w:fill="F2F2F2" w:themeFill="background1" w:themeFillShade="F2"/>
            <w:vAlign w:val="center"/>
          </w:tcPr>
          <w:p w14:paraId="6A9FDD4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w:t>
            </w:r>
          </w:p>
        </w:tc>
        <w:tc>
          <w:tcPr>
            <w:tcW w:w="1374" w:type="dxa"/>
            <w:tcBorders>
              <w:top w:val="single" w:sz="12" w:space="0" w:color="auto"/>
              <w:bottom w:val="single" w:sz="4" w:space="0" w:color="auto"/>
            </w:tcBorders>
            <w:shd w:val="clear" w:color="auto" w:fill="F2F2F2" w:themeFill="background1" w:themeFillShade="F2"/>
            <w:vAlign w:val="center"/>
          </w:tcPr>
          <w:p w14:paraId="11F97F8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Category</w:t>
            </w:r>
          </w:p>
        </w:tc>
        <w:tc>
          <w:tcPr>
            <w:tcW w:w="1241" w:type="dxa"/>
            <w:tcBorders>
              <w:top w:val="single" w:sz="12" w:space="0" w:color="auto"/>
              <w:bottom w:val="single" w:sz="4" w:space="0" w:color="auto"/>
            </w:tcBorders>
            <w:shd w:val="clear" w:color="auto" w:fill="F2F2F2" w:themeFill="background1" w:themeFillShade="F2"/>
            <w:vAlign w:val="center"/>
          </w:tcPr>
          <w:p w14:paraId="2B9F475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%Identity</w:t>
            </w:r>
          </w:p>
        </w:tc>
        <w:tc>
          <w:tcPr>
            <w:tcW w:w="1241" w:type="dxa"/>
            <w:tcBorders>
              <w:top w:val="single" w:sz="12" w:space="0" w:color="auto"/>
              <w:bottom w:val="single" w:sz="4" w:space="0" w:color="auto"/>
            </w:tcBorders>
            <w:shd w:val="clear" w:color="auto" w:fill="F2F2F2" w:themeFill="background1" w:themeFillShade="F2"/>
            <w:vAlign w:val="center"/>
          </w:tcPr>
          <w:p w14:paraId="1880F63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Length</w:t>
            </w:r>
          </w:p>
        </w:tc>
        <w:tc>
          <w:tcPr>
            <w:tcW w:w="1241" w:type="dxa"/>
            <w:tcBorders>
              <w:top w:val="single" w:sz="12" w:space="0" w:color="auto"/>
              <w:bottom w:val="single" w:sz="4" w:space="0" w:color="auto"/>
            </w:tcBorders>
            <w:shd w:val="clear" w:color="auto" w:fill="F2F2F2" w:themeFill="background1" w:themeFillShade="F2"/>
            <w:vAlign w:val="center"/>
          </w:tcPr>
          <w:p w14:paraId="2672E13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E-value</w:t>
            </w:r>
          </w:p>
        </w:tc>
        <w:tc>
          <w:tcPr>
            <w:tcW w:w="1241" w:type="dxa"/>
            <w:tcBorders>
              <w:top w:val="single" w:sz="12" w:space="0" w:color="auto"/>
              <w:bottom w:val="single" w:sz="4" w:space="0" w:color="auto"/>
            </w:tcBorders>
            <w:shd w:val="clear" w:color="auto" w:fill="F2F2F2" w:themeFill="background1" w:themeFillShade="F2"/>
            <w:vAlign w:val="center"/>
          </w:tcPr>
          <w:p w14:paraId="2035F1A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Bitscore</w:t>
            </w:r>
          </w:p>
        </w:tc>
      </w:tr>
      <w:tr w:rsidR="009B05AC" w:rsidRPr="001504F8" w14:paraId="2BB6D8EC" w14:textId="77777777" w:rsidTr="009B05AC">
        <w:tblPrEx>
          <w:tblBorders>
            <w:top w:val="none" w:sz="0" w:space="0" w:color="auto"/>
          </w:tblBorders>
        </w:tblPrEx>
        <w:trPr>
          <w:trHeight w:val="269"/>
        </w:trPr>
        <w:tc>
          <w:tcPr>
            <w:tcW w:w="1562" w:type="dxa"/>
            <w:tcBorders>
              <w:top w:val="single" w:sz="4" w:space="0" w:color="auto"/>
            </w:tcBorders>
            <w:vAlign w:val="center"/>
          </w:tcPr>
          <w:p w14:paraId="6CB88B4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bHd17608.1</w:t>
            </w:r>
          </w:p>
        </w:tc>
        <w:tc>
          <w:tcPr>
            <w:tcW w:w="1562" w:type="dxa"/>
            <w:tcBorders>
              <w:top w:val="single" w:sz="4" w:space="0" w:color="auto"/>
            </w:tcBorders>
            <w:vAlign w:val="center"/>
          </w:tcPr>
          <w:p w14:paraId="7EC38CE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scaffold0022</w:t>
            </w:r>
          </w:p>
        </w:tc>
        <w:tc>
          <w:tcPr>
            <w:tcW w:w="1374" w:type="dxa"/>
            <w:tcBorders>
              <w:top w:val="single" w:sz="4" w:space="0" w:color="auto"/>
            </w:tcBorders>
            <w:vAlign w:val="center"/>
          </w:tcPr>
          <w:p w14:paraId="2F01C55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CAHS1</w:t>
            </w:r>
          </w:p>
        </w:tc>
        <w:tc>
          <w:tcPr>
            <w:tcW w:w="1241" w:type="dxa"/>
            <w:tcBorders>
              <w:top w:val="single" w:sz="4" w:space="0" w:color="auto"/>
            </w:tcBorders>
            <w:vAlign w:val="center"/>
          </w:tcPr>
          <w:p w14:paraId="71FCC72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54.55</w:t>
            </w:r>
          </w:p>
        </w:tc>
        <w:tc>
          <w:tcPr>
            <w:tcW w:w="1241" w:type="dxa"/>
            <w:tcBorders>
              <w:top w:val="single" w:sz="4" w:space="0" w:color="auto"/>
            </w:tcBorders>
            <w:vAlign w:val="center"/>
          </w:tcPr>
          <w:p w14:paraId="09717C5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165</w:t>
            </w:r>
          </w:p>
        </w:tc>
        <w:tc>
          <w:tcPr>
            <w:tcW w:w="1241" w:type="dxa"/>
            <w:tcBorders>
              <w:top w:val="single" w:sz="4" w:space="0" w:color="auto"/>
            </w:tcBorders>
            <w:vAlign w:val="center"/>
          </w:tcPr>
          <w:p w14:paraId="61BACBD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5.0E-45</w:t>
            </w:r>
          </w:p>
        </w:tc>
        <w:tc>
          <w:tcPr>
            <w:tcW w:w="1241" w:type="dxa"/>
            <w:tcBorders>
              <w:top w:val="single" w:sz="4" w:space="0" w:color="auto"/>
            </w:tcBorders>
            <w:vAlign w:val="center"/>
          </w:tcPr>
          <w:p w14:paraId="562A316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158</w:t>
            </w:r>
          </w:p>
        </w:tc>
      </w:tr>
      <w:tr w:rsidR="009B05AC" w:rsidRPr="001504F8" w14:paraId="080C8AB2" w14:textId="77777777" w:rsidTr="009B05AC">
        <w:tblPrEx>
          <w:tblBorders>
            <w:top w:val="none" w:sz="0" w:space="0" w:color="auto"/>
          </w:tblBorders>
        </w:tblPrEx>
        <w:trPr>
          <w:trHeight w:val="269"/>
        </w:trPr>
        <w:tc>
          <w:tcPr>
            <w:tcW w:w="1562" w:type="dxa"/>
            <w:vAlign w:val="center"/>
          </w:tcPr>
          <w:p w14:paraId="20ACA3A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bHd17663.1</w:t>
            </w:r>
          </w:p>
        </w:tc>
        <w:tc>
          <w:tcPr>
            <w:tcW w:w="1562" w:type="dxa"/>
            <w:vAlign w:val="center"/>
          </w:tcPr>
          <w:p w14:paraId="1A0F60A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scaffold0023</w:t>
            </w:r>
          </w:p>
        </w:tc>
        <w:tc>
          <w:tcPr>
            <w:tcW w:w="1374" w:type="dxa"/>
            <w:vAlign w:val="center"/>
          </w:tcPr>
          <w:p w14:paraId="5AFB29A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CAHS1</w:t>
            </w:r>
          </w:p>
        </w:tc>
        <w:tc>
          <w:tcPr>
            <w:tcW w:w="1241" w:type="dxa"/>
            <w:vAlign w:val="center"/>
          </w:tcPr>
          <w:p w14:paraId="707AB13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49.46</w:t>
            </w:r>
          </w:p>
        </w:tc>
        <w:tc>
          <w:tcPr>
            <w:tcW w:w="1241" w:type="dxa"/>
            <w:vAlign w:val="center"/>
          </w:tcPr>
          <w:p w14:paraId="2DEE070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184</w:t>
            </w:r>
          </w:p>
        </w:tc>
        <w:tc>
          <w:tcPr>
            <w:tcW w:w="1241" w:type="dxa"/>
            <w:vAlign w:val="center"/>
          </w:tcPr>
          <w:p w14:paraId="1F90E5F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2.0E-45</w:t>
            </w:r>
          </w:p>
        </w:tc>
        <w:tc>
          <w:tcPr>
            <w:tcW w:w="1241" w:type="dxa"/>
            <w:vAlign w:val="center"/>
          </w:tcPr>
          <w:p w14:paraId="14D3450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161</w:t>
            </w:r>
          </w:p>
        </w:tc>
      </w:tr>
      <w:tr w:rsidR="009B05AC" w:rsidRPr="001504F8" w14:paraId="0ECACF97" w14:textId="77777777" w:rsidTr="009B05AC">
        <w:tblPrEx>
          <w:tblBorders>
            <w:top w:val="none" w:sz="0" w:space="0" w:color="auto"/>
          </w:tblBorders>
        </w:tblPrEx>
        <w:trPr>
          <w:trHeight w:val="269"/>
        </w:trPr>
        <w:tc>
          <w:tcPr>
            <w:tcW w:w="1562" w:type="dxa"/>
            <w:vAlign w:val="center"/>
          </w:tcPr>
          <w:p w14:paraId="64317E0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bHd04182.1</w:t>
            </w:r>
          </w:p>
        </w:tc>
        <w:tc>
          <w:tcPr>
            <w:tcW w:w="1562" w:type="dxa"/>
            <w:vAlign w:val="center"/>
          </w:tcPr>
          <w:p w14:paraId="59BC57D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scaffold0087</w:t>
            </w:r>
          </w:p>
        </w:tc>
        <w:tc>
          <w:tcPr>
            <w:tcW w:w="1374" w:type="dxa"/>
            <w:vAlign w:val="center"/>
          </w:tcPr>
          <w:p w14:paraId="29838F2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CAHS1</w:t>
            </w:r>
          </w:p>
        </w:tc>
        <w:tc>
          <w:tcPr>
            <w:tcW w:w="1241" w:type="dxa"/>
            <w:vAlign w:val="center"/>
          </w:tcPr>
          <w:p w14:paraId="3717AB2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61.99</w:t>
            </w:r>
          </w:p>
        </w:tc>
        <w:tc>
          <w:tcPr>
            <w:tcW w:w="1241" w:type="dxa"/>
            <w:vAlign w:val="center"/>
          </w:tcPr>
          <w:p w14:paraId="220DC4C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221</w:t>
            </w:r>
          </w:p>
        </w:tc>
        <w:tc>
          <w:tcPr>
            <w:tcW w:w="1241" w:type="dxa"/>
            <w:vAlign w:val="center"/>
          </w:tcPr>
          <w:p w14:paraId="0543807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7.0E-65</w:t>
            </w:r>
          </w:p>
        </w:tc>
        <w:tc>
          <w:tcPr>
            <w:tcW w:w="1241" w:type="dxa"/>
            <w:vAlign w:val="center"/>
          </w:tcPr>
          <w:p w14:paraId="09A4B54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209</w:t>
            </w:r>
          </w:p>
        </w:tc>
      </w:tr>
      <w:tr w:rsidR="009B05AC" w:rsidRPr="001504F8" w14:paraId="7C442E54" w14:textId="77777777" w:rsidTr="009B05AC">
        <w:tblPrEx>
          <w:tblBorders>
            <w:top w:val="none" w:sz="0" w:space="0" w:color="auto"/>
          </w:tblBorders>
        </w:tblPrEx>
        <w:trPr>
          <w:trHeight w:val="253"/>
        </w:trPr>
        <w:tc>
          <w:tcPr>
            <w:tcW w:w="1562" w:type="dxa"/>
            <w:vAlign w:val="center"/>
          </w:tcPr>
          <w:p w14:paraId="158A9E3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bHd04184.1</w:t>
            </w:r>
          </w:p>
        </w:tc>
        <w:tc>
          <w:tcPr>
            <w:tcW w:w="1562" w:type="dxa"/>
            <w:vAlign w:val="center"/>
          </w:tcPr>
          <w:p w14:paraId="01E3521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scaffold0087</w:t>
            </w:r>
          </w:p>
        </w:tc>
        <w:tc>
          <w:tcPr>
            <w:tcW w:w="1374" w:type="dxa"/>
            <w:vAlign w:val="center"/>
          </w:tcPr>
          <w:p w14:paraId="08D1B84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CAHS1</w:t>
            </w:r>
          </w:p>
        </w:tc>
        <w:tc>
          <w:tcPr>
            <w:tcW w:w="1241" w:type="dxa"/>
            <w:vAlign w:val="center"/>
          </w:tcPr>
          <w:p w14:paraId="7096D61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78.18</w:t>
            </w:r>
          </w:p>
        </w:tc>
        <w:tc>
          <w:tcPr>
            <w:tcW w:w="1241" w:type="dxa"/>
            <w:vAlign w:val="center"/>
          </w:tcPr>
          <w:p w14:paraId="65A0ACA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55</w:t>
            </w:r>
          </w:p>
        </w:tc>
        <w:tc>
          <w:tcPr>
            <w:tcW w:w="1241" w:type="dxa"/>
            <w:vAlign w:val="center"/>
          </w:tcPr>
          <w:p w14:paraId="600B7D8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4.0E-19</w:t>
            </w:r>
          </w:p>
        </w:tc>
        <w:tc>
          <w:tcPr>
            <w:tcW w:w="1241" w:type="dxa"/>
            <w:vAlign w:val="center"/>
          </w:tcPr>
          <w:p w14:paraId="33DB39C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85.5</w:t>
            </w:r>
          </w:p>
        </w:tc>
      </w:tr>
      <w:tr w:rsidR="009B05AC" w:rsidRPr="001504F8" w14:paraId="0D987267" w14:textId="77777777" w:rsidTr="009B05AC">
        <w:tblPrEx>
          <w:tblBorders>
            <w:top w:val="none" w:sz="0" w:space="0" w:color="auto"/>
          </w:tblBorders>
        </w:tblPrEx>
        <w:trPr>
          <w:trHeight w:val="253"/>
        </w:trPr>
        <w:tc>
          <w:tcPr>
            <w:tcW w:w="1562" w:type="dxa"/>
            <w:tcBorders>
              <w:bottom w:val="single" w:sz="4" w:space="0" w:color="auto"/>
            </w:tcBorders>
            <w:vAlign w:val="center"/>
          </w:tcPr>
          <w:p w14:paraId="5EB23EB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bHd06166.1</w:t>
            </w:r>
          </w:p>
        </w:tc>
        <w:tc>
          <w:tcPr>
            <w:tcW w:w="1562" w:type="dxa"/>
            <w:tcBorders>
              <w:bottom w:val="single" w:sz="4" w:space="0" w:color="auto"/>
            </w:tcBorders>
            <w:vAlign w:val="center"/>
          </w:tcPr>
          <w:p w14:paraId="771C78B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scaffold0123</w:t>
            </w:r>
          </w:p>
        </w:tc>
        <w:tc>
          <w:tcPr>
            <w:tcW w:w="1374" w:type="dxa"/>
            <w:tcBorders>
              <w:bottom w:val="single" w:sz="4" w:space="0" w:color="auto"/>
            </w:tcBorders>
            <w:vAlign w:val="center"/>
          </w:tcPr>
          <w:p w14:paraId="1A4F47C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CAHS1</w:t>
            </w:r>
          </w:p>
        </w:tc>
        <w:tc>
          <w:tcPr>
            <w:tcW w:w="1241" w:type="dxa"/>
            <w:tcBorders>
              <w:bottom w:val="single" w:sz="4" w:space="0" w:color="auto"/>
            </w:tcBorders>
            <w:vAlign w:val="center"/>
          </w:tcPr>
          <w:p w14:paraId="6E81E56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45.13</w:t>
            </w:r>
          </w:p>
        </w:tc>
        <w:tc>
          <w:tcPr>
            <w:tcW w:w="1241" w:type="dxa"/>
            <w:tcBorders>
              <w:bottom w:val="single" w:sz="4" w:space="0" w:color="auto"/>
            </w:tcBorders>
            <w:vAlign w:val="center"/>
          </w:tcPr>
          <w:p w14:paraId="084B66A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195</w:t>
            </w:r>
          </w:p>
        </w:tc>
        <w:tc>
          <w:tcPr>
            <w:tcW w:w="1241" w:type="dxa"/>
            <w:tcBorders>
              <w:bottom w:val="single" w:sz="4" w:space="0" w:color="auto"/>
            </w:tcBorders>
            <w:vAlign w:val="center"/>
          </w:tcPr>
          <w:p w14:paraId="4FAE0FC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2.0E-51</w:t>
            </w:r>
          </w:p>
        </w:tc>
        <w:tc>
          <w:tcPr>
            <w:tcW w:w="1241" w:type="dxa"/>
            <w:tcBorders>
              <w:bottom w:val="single" w:sz="4" w:space="0" w:color="auto"/>
            </w:tcBorders>
            <w:vAlign w:val="center"/>
          </w:tcPr>
          <w:p w14:paraId="63A0097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174</w:t>
            </w:r>
          </w:p>
        </w:tc>
      </w:tr>
      <w:tr w:rsidR="009B05AC" w:rsidRPr="001504F8" w14:paraId="2C9DE2E3" w14:textId="77777777" w:rsidTr="009B05AC">
        <w:tblPrEx>
          <w:tblBorders>
            <w:top w:val="none" w:sz="0" w:space="0" w:color="auto"/>
          </w:tblBorders>
        </w:tblPrEx>
        <w:trPr>
          <w:trHeight w:val="269"/>
        </w:trPr>
        <w:tc>
          <w:tcPr>
            <w:tcW w:w="1562" w:type="dxa"/>
            <w:tcBorders>
              <w:top w:val="single" w:sz="4" w:space="0" w:color="auto"/>
            </w:tcBorders>
            <w:vAlign w:val="center"/>
          </w:tcPr>
          <w:p w14:paraId="2C698E2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bHd16038.1</w:t>
            </w:r>
          </w:p>
        </w:tc>
        <w:tc>
          <w:tcPr>
            <w:tcW w:w="1562" w:type="dxa"/>
            <w:tcBorders>
              <w:top w:val="single" w:sz="4" w:space="0" w:color="auto"/>
            </w:tcBorders>
            <w:vAlign w:val="center"/>
          </w:tcPr>
          <w:p w14:paraId="687FDCA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scaffold0013</w:t>
            </w:r>
          </w:p>
        </w:tc>
        <w:tc>
          <w:tcPr>
            <w:tcW w:w="1374" w:type="dxa"/>
            <w:tcBorders>
              <w:top w:val="single" w:sz="4" w:space="0" w:color="auto"/>
            </w:tcBorders>
            <w:vAlign w:val="center"/>
          </w:tcPr>
          <w:p w14:paraId="0C4145D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CAHS2</w:t>
            </w:r>
          </w:p>
        </w:tc>
        <w:tc>
          <w:tcPr>
            <w:tcW w:w="1241" w:type="dxa"/>
            <w:tcBorders>
              <w:top w:val="single" w:sz="4" w:space="0" w:color="auto"/>
            </w:tcBorders>
            <w:vAlign w:val="center"/>
          </w:tcPr>
          <w:p w14:paraId="3F20378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56.55</w:t>
            </w:r>
          </w:p>
        </w:tc>
        <w:tc>
          <w:tcPr>
            <w:tcW w:w="1241" w:type="dxa"/>
            <w:tcBorders>
              <w:top w:val="single" w:sz="4" w:space="0" w:color="auto"/>
            </w:tcBorders>
            <w:vAlign w:val="center"/>
          </w:tcPr>
          <w:p w14:paraId="51FEC5E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168</w:t>
            </w:r>
          </w:p>
        </w:tc>
        <w:tc>
          <w:tcPr>
            <w:tcW w:w="1241" w:type="dxa"/>
            <w:tcBorders>
              <w:top w:val="single" w:sz="4" w:space="0" w:color="auto"/>
            </w:tcBorders>
            <w:vAlign w:val="center"/>
          </w:tcPr>
          <w:p w14:paraId="35FC026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8.0E-57</w:t>
            </w:r>
          </w:p>
        </w:tc>
        <w:tc>
          <w:tcPr>
            <w:tcW w:w="1241" w:type="dxa"/>
            <w:tcBorders>
              <w:top w:val="single" w:sz="4" w:space="0" w:color="auto"/>
            </w:tcBorders>
            <w:vAlign w:val="center"/>
          </w:tcPr>
          <w:p w14:paraId="1FF59D3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187</w:t>
            </w:r>
          </w:p>
        </w:tc>
      </w:tr>
      <w:tr w:rsidR="009B05AC" w:rsidRPr="001504F8" w14:paraId="636C80DE" w14:textId="77777777" w:rsidTr="009B05AC">
        <w:tblPrEx>
          <w:tblBorders>
            <w:top w:val="none" w:sz="0" w:space="0" w:color="auto"/>
          </w:tblBorders>
        </w:tblPrEx>
        <w:trPr>
          <w:trHeight w:val="269"/>
        </w:trPr>
        <w:tc>
          <w:tcPr>
            <w:tcW w:w="1562" w:type="dxa"/>
            <w:vAlign w:val="center"/>
          </w:tcPr>
          <w:p w14:paraId="4015DB0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bHd17504.1</w:t>
            </w:r>
          </w:p>
        </w:tc>
        <w:tc>
          <w:tcPr>
            <w:tcW w:w="1562" w:type="dxa"/>
            <w:vAlign w:val="center"/>
          </w:tcPr>
          <w:p w14:paraId="217FAC9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scaffold0022</w:t>
            </w:r>
          </w:p>
        </w:tc>
        <w:tc>
          <w:tcPr>
            <w:tcW w:w="1374" w:type="dxa"/>
            <w:vAlign w:val="center"/>
          </w:tcPr>
          <w:p w14:paraId="3A0C5CD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CAHS2</w:t>
            </w:r>
          </w:p>
        </w:tc>
        <w:tc>
          <w:tcPr>
            <w:tcW w:w="1241" w:type="dxa"/>
            <w:vAlign w:val="center"/>
          </w:tcPr>
          <w:p w14:paraId="075385D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53.33</w:t>
            </w:r>
          </w:p>
        </w:tc>
        <w:tc>
          <w:tcPr>
            <w:tcW w:w="1241" w:type="dxa"/>
            <w:vAlign w:val="center"/>
          </w:tcPr>
          <w:p w14:paraId="2A42771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105</w:t>
            </w:r>
          </w:p>
        </w:tc>
        <w:tc>
          <w:tcPr>
            <w:tcW w:w="1241" w:type="dxa"/>
            <w:vAlign w:val="center"/>
          </w:tcPr>
          <w:p w14:paraId="52DFECC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3.0E-28</w:t>
            </w:r>
          </w:p>
        </w:tc>
        <w:tc>
          <w:tcPr>
            <w:tcW w:w="1241" w:type="dxa"/>
            <w:vAlign w:val="center"/>
          </w:tcPr>
          <w:p w14:paraId="738C2B7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117</w:t>
            </w:r>
          </w:p>
        </w:tc>
      </w:tr>
      <w:tr w:rsidR="009B05AC" w:rsidRPr="001504F8" w14:paraId="68A7BF7C" w14:textId="77777777" w:rsidTr="009B05AC">
        <w:tblPrEx>
          <w:tblBorders>
            <w:top w:val="none" w:sz="0" w:space="0" w:color="auto"/>
          </w:tblBorders>
        </w:tblPrEx>
        <w:trPr>
          <w:trHeight w:val="253"/>
        </w:trPr>
        <w:tc>
          <w:tcPr>
            <w:tcW w:w="1562" w:type="dxa"/>
            <w:vAlign w:val="center"/>
          </w:tcPr>
          <w:p w14:paraId="5498C29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bHd17505.1</w:t>
            </w:r>
          </w:p>
        </w:tc>
        <w:tc>
          <w:tcPr>
            <w:tcW w:w="1562" w:type="dxa"/>
            <w:vAlign w:val="center"/>
          </w:tcPr>
          <w:p w14:paraId="036E74C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scaffold0022</w:t>
            </w:r>
          </w:p>
        </w:tc>
        <w:tc>
          <w:tcPr>
            <w:tcW w:w="1374" w:type="dxa"/>
            <w:vAlign w:val="center"/>
          </w:tcPr>
          <w:p w14:paraId="3F81A55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CAHS2</w:t>
            </w:r>
          </w:p>
        </w:tc>
        <w:tc>
          <w:tcPr>
            <w:tcW w:w="1241" w:type="dxa"/>
            <w:vAlign w:val="center"/>
          </w:tcPr>
          <w:p w14:paraId="6BAFFDC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47.40</w:t>
            </w:r>
          </w:p>
        </w:tc>
        <w:tc>
          <w:tcPr>
            <w:tcW w:w="1241" w:type="dxa"/>
            <w:vAlign w:val="center"/>
          </w:tcPr>
          <w:p w14:paraId="59A77D9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192</w:t>
            </w:r>
          </w:p>
        </w:tc>
        <w:tc>
          <w:tcPr>
            <w:tcW w:w="1241" w:type="dxa"/>
            <w:vAlign w:val="center"/>
          </w:tcPr>
          <w:p w14:paraId="098A73B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3.0E-47</w:t>
            </w:r>
          </w:p>
        </w:tc>
        <w:tc>
          <w:tcPr>
            <w:tcW w:w="1241" w:type="dxa"/>
            <w:vAlign w:val="center"/>
          </w:tcPr>
          <w:p w14:paraId="1F85BCC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162</w:t>
            </w:r>
          </w:p>
        </w:tc>
      </w:tr>
      <w:tr w:rsidR="009B05AC" w:rsidRPr="001504F8" w14:paraId="6BD232D9" w14:textId="77777777" w:rsidTr="009B05AC">
        <w:tblPrEx>
          <w:tblBorders>
            <w:top w:val="none" w:sz="0" w:space="0" w:color="auto"/>
          </w:tblBorders>
        </w:tblPrEx>
        <w:trPr>
          <w:trHeight w:val="253"/>
        </w:trPr>
        <w:tc>
          <w:tcPr>
            <w:tcW w:w="1562" w:type="dxa"/>
            <w:vAlign w:val="center"/>
          </w:tcPr>
          <w:p w14:paraId="0669E3C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bHd17506.1</w:t>
            </w:r>
          </w:p>
        </w:tc>
        <w:tc>
          <w:tcPr>
            <w:tcW w:w="1562" w:type="dxa"/>
            <w:vAlign w:val="center"/>
          </w:tcPr>
          <w:p w14:paraId="2754C43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scaffold0022</w:t>
            </w:r>
          </w:p>
        </w:tc>
        <w:tc>
          <w:tcPr>
            <w:tcW w:w="1374" w:type="dxa"/>
            <w:vAlign w:val="center"/>
          </w:tcPr>
          <w:p w14:paraId="79F8CAF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CAHS2</w:t>
            </w:r>
          </w:p>
        </w:tc>
        <w:tc>
          <w:tcPr>
            <w:tcW w:w="1241" w:type="dxa"/>
            <w:vAlign w:val="center"/>
          </w:tcPr>
          <w:p w14:paraId="588F8D7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67.71</w:t>
            </w:r>
          </w:p>
        </w:tc>
        <w:tc>
          <w:tcPr>
            <w:tcW w:w="1241" w:type="dxa"/>
            <w:vAlign w:val="center"/>
          </w:tcPr>
          <w:p w14:paraId="16340F4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192</w:t>
            </w:r>
          </w:p>
        </w:tc>
        <w:tc>
          <w:tcPr>
            <w:tcW w:w="1241" w:type="dxa"/>
            <w:vAlign w:val="center"/>
          </w:tcPr>
          <w:p w14:paraId="663B4EA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1.0E-82</w:t>
            </w:r>
          </w:p>
        </w:tc>
        <w:tc>
          <w:tcPr>
            <w:tcW w:w="1241" w:type="dxa"/>
            <w:vAlign w:val="center"/>
          </w:tcPr>
          <w:p w14:paraId="0C45C63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253</w:t>
            </w:r>
          </w:p>
        </w:tc>
      </w:tr>
      <w:tr w:rsidR="009B05AC" w:rsidRPr="001504F8" w14:paraId="49E486F1" w14:textId="77777777" w:rsidTr="009B05AC">
        <w:tblPrEx>
          <w:tblBorders>
            <w:top w:val="none" w:sz="0" w:space="0" w:color="auto"/>
          </w:tblBorders>
        </w:tblPrEx>
        <w:trPr>
          <w:trHeight w:val="253"/>
        </w:trPr>
        <w:tc>
          <w:tcPr>
            <w:tcW w:w="1562" w:type="dxa"/>
            <w:vAlign w:val="center"/>
          </w:tcPr>
          <w:p w14:paraId="79F5AD3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bHd18862.1</w:t>
            </w:r>
          </w:p>
        </w:tc>
        <w:tc>
          <w:tcPr>
            <w:tcW w:w="1562" w:type="dxa"/>
            <w:vAlign w:val="center"/>
          </w:tcPr>
          <w:p w14:paraId="6103C11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scaffold0032</w:t>
            </w:r>
          </w:p>
        </w:tc>
        <w:tc>
          <w:tcPr>
            <w:tcW w:w="1374" w:type="dxa"/>
            <w:vAlign w:val="center"/>
          </w:tcPr>
          <w:p w14:paraId="6814928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CAHS2</w:t>
            </w:r>
          </w:p>
        </w:tc>
        <w:tc>
          <w:tcPr>
            <w:tcW w:w="1241" w:type="dxa"/>
            <w:vAlign w:val="center"/>
          </w:tcPr>
          <w:p w14:paraId="784573A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51.63</w:t>
            </w:r>
          </w:p>
        </w:tc>
        <w:tc>
          <w:tcPr>
            <w:tcW w:w="1241" w:type="dxa"/>
            <w:vAlign w:val="center"/>
          </w:tcPr>
          <w:p w14:paraId="1B735D4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184</w:t>
            </w:r>
          </w:p>
        </w:tc>
        <w:tc>
          <w:tcPr>
            <w:tcW w:w="1241" w:type="dxa"/>
            <w:vAlign w:val="center"/>
          </w:tcPr>
          <w:p w14:paraId="33CE7E3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9.0E-41</w:t>
            </w:r>
          </w:p>
        </w:tc>
        <w:tc>
          <w:tcPr>
            <w:tcW w:w="1241" w:type="dxa"/>
            <w:vAlign w:val="center"/>
          </w:tcPr>
          <w:p w14:paraId="13CD669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148</w:t>
            </w:r>
          </w:p>
        </w:tc>
      </w:tr>
      <w:tr w:rsidR="009B05AC" w:rsidRPr="001504F8" w14:paraId="464E03D7" w14:textId="77777777" w:rsidTr="009B05AC">
        <w:tblPrEx>
          <w:tblBorders>
            <w:top w:val="none" w:sz="0" w:space="0" w:color="auto"/>
          </w:tblBorders>
        </w:tblPrEx>
        <w:trPr>
          <w:trHeight w:val="253"/>
        </w:trPr>
        <w:tc>
          <w:tcPr>
            <w:tcW w:w="1562" w:type="dxa"/>
            <w:tcBorders>
              <w:bottom w:val="single" w:sz="4" w:space="0" w:color="auto"/>
            </w:tcBorders>
            <w:vAlign w:val="center"/>
          </w:tcPr>
          <w:p w14:paraId="5F19A33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bHd01486.1</w:t>
            </w:r>
          </w:p>
        </w:tc>
        <w:tc>
          <w:tcPr>
            <w:tcW w:w="1562" w:type="dxa"/>
            <w:tcBorders>
              <w:bottom w:val="single" w:sz="4" w:space="0" w:color="auto"/>
            </w:tcBorders>
            <w:vAlign w:val="center"/>
          </w:tcPr>
          <w:p w14:paraId="759762B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scaffold0050</w:t>
            </w:r>
          </w:p>
        </w:tc>
        <w:tc>
          <w:tcPr>
            <w:tcW w:w="1374" w:type="dxa"/>
            <w:tcBorders>
              <w:bottom w:val="single" w:sz="4" w:space="0" w:color="auto"/>
            </w:tcBorders>
            <w:vAlign w:val="center"/>
          </w:tcPr>
          <w:p w14:paraId="4BB43D8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CAHS2</w:t>
            </w:r>
          </w:p>
        </w:tc>
        <w:tc>
          <w:tcPr>
            <w:tcW w:w="1241" w:type="dxa"/>
            <w:tcBorders>
              <w:bottom w:val="single" w:sz="4" w:space="0" w:color="auto"/>
            </w:tcBorders>
            <w:vAlign w:val="center"/>
          </w:tcPr>
          <w:p w14:paraId="5CAA80A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55.09</w:t>
            </w:r>
          </w:p>
        </w:tc>
        <w:tc>
          <w:tcPr>
            <w:tcW w:w="1241" w:type="dxa"/>
            <w:tcBorders>
              <w:bottom w:val="single" w:sz="4" w:space="0" w:color="auto"/>
            </w:tcBorders>
            <w:vAlign w:val="center"/>
          </w:tcPr>
          <w:p w14:paraId="14172BA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167</w:t>
            </w:r>
          </w:p>
        </w:tc>
        <w:tc>
          <w:tcPr>
            <w:tcW w:w="1241" w:type="dxa"/>
            <w:tcBorders>
              <w:bottom w:val="single" w:sz="4" w:space="0" w:color="auto"/>
            </w:tcBorders>
            <w:vAlign w:val="center"/>
          </w:tcPr>
          <w:p w14:paraId="57F1EE4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8.0E-54</w:t>
            </w:r>
          </w:p>
        </w:tc>
        <w:tc>
          <w:tcPr>
            <w:tcW w:w="1241" w:type="dxa"/>
            <w:tcBorders>
              <w:bottom w:val="single" w:sz="4" w:space="0" w:color="auto"/>
            </w:tcBorders>
            <w:vAlign w:val="center"/>
          </w:tcPr>
          <w:p w14:paraId="774FAA8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179</w:t>
            </w:r>
          </w:p>
        </w:tc>
      </w:tr>
      <w:tr w:rsidR="009B05AC" w:rsidRPr="001504F8" w14:paraId="49A9DC2D" w14:textId="77777777" w:rsidTr="009B05AC">
        <w:tblPrEx>
          <w:tblBorders>
            <w:top w:val="none" w:sz="0" w:space="0" w:color="auto"/>
          </w:tblBorders>
        </w:tblPrEx>
        <w:trPr>
          <w:trHeight w:val="269"/>
        </w:trPr>
        <w:tc>
          <w:tcPr>
            <w:tcW w:w="1562" w:type="dxa"/>
            <w:tcBorders>
              <w:top w:val="single" w:sz="4" w:space="0" w:color="auto"/>
              <w:bottom w:val="single" w:sz="4" w:space="0" w:color="auto"/>
            </w:tcBorders>
            <w:vAlign w:val="center"/>
          </w:tcPr>
          <w:p w14:paraId="39F6204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bHd02925.1</w:t>
            </w:r>
          </w:p>
        </w:tc>
        <w:tc>
          <w:tcPr>
            <w:tcW w:w="1562" w:type="dxa"/>
            <w:tcBorders>
              <w:top w:val="single" w:sz="4" w:space="0" w:color="auto"/>
              <w:bottom w:val="single" w:sz="4" w:space="0" w:color="auto"/>
            </w:tcBorders>
            <w:vAlign w:val="center"/>
          </w:tcPr>
          <w:p w14:paraId="32402C9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scaffold0069</w:t>
            </w:r>
          </w:p>
        </w:tc>
        <w:tc>
          <w:tcPr>
            <w:tcW w:w="1374" w:type="dxa"/>
            <w:tcBorders>
              <w:top w:val="single" w:sz="4" w:space="0" w:color="auto"/>
              <w:bottom w:val="single" w:sz="4" w:space="0" w:color="auto"/>
            </w:tcBorders>
            <w:vAlign w:val="center"/>
          </w:tcPr>
          <w:p w14:paraId="62FB619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CAHS3</w:t>
            </w:r>
          </w:p>
        </w:tc>
        <w:tc>
          <w:tcPr>
            <w:tcW w:w="1241" w:type="dxa"/>
            <w:tcBorders>
              <w:top w:val="single" w:sz="4" w:space="0" w:color="auto"/>
              <w:bottom w:val="single" w:sz="4" w:space="0" w:color="auto"/>
            </w:tcBorders>
            <w:vAlign w:val="center"/>
          </w:tcPr>
          <w:p w14:paraId="60DAC0C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57.33</w:t>
            </w:r>
          </w:p>
        </w:tc>
        <w:tc>
          <w:tcPr>
            <w:tcW w:w="1241" w:type="dxa"/>
            <w:tcBorders>
              <w:top w:val="single" w:sz="4" w:space="0" w:color="auto"/>
              <w:bottom w:val="single" w:sz="4" w:space="0" w:color="auto"/>
            </w:tcBorders>
            <w:vAlign w:val="center"/>
          </w:tcPr>
          <w:p w14:paraId="4323837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75</w:t>
            </w:r>
          </w:p>
        </w:tc>
        <w:tc>
          <w:tcPr>
            <w:tcW w:w="1241" w:type="dxa"/>
            <w:tcBorders>
              <w:top w:val="single" w:sz="4" w:space="0" w:color="auto"/>
              <w:bottom w:val="single" w:sz="4" w:space="0" w:color="auto"/>
            </w:tcBorders>
            <w:vAlign w:val="center"/>
          </w:tcPr>
          <w:p w14:paraId="447743E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2.0E-20</w:t>
            </w:r>
          </w:p>
        </w:tc>
        <w:tc>
          <w:tcPr>
            <w:tcW w:w="1241" w:type="dxa"/>
            <w:tcBorders>
              <w:top w:val="single" w:sz="4" w:space="0" w:color="auto"/>
              <w:bottom w:val="single" w:sz="4" w:space="0" w:color="auto"/>
            </w:tcBorders>
            <w:vAlign w:val="center"/>
          </w:tcPr>
          <w:p w14:paraId="2E7495F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90.5</w:t>
            </w:r>
          </w:p>
        </w:tc>
      </w:tr>
      <w:tr w:rsidR="009B05AC" w:rsidRPr="001504F8" w14:paraId="30F1090B" w14:textId="77777777" w:rsidTr="009B05AC">
        <w:tblPrEx>
          <w:tblBorders>
            <w:top w:val="none" w:sz="0" w:space="0" w:color="auto"/>
          </w:tblBorders>
        </w:tblPrEx>
        <w:trPr>
          <w:trHeight w:val="269"/>
        </w:trPr>
        <w:tc>
          <w:tcPr>
            <w:tcW w:w="1562" w:type="dxa"/>
            <w:tcBorders>
              <w:top w:val="single" w:sz="4" w:space="0" w:color="auto"/>
              <w:bottom w:val="single" w:sz="4" w:space="0" w:color="auto"/>
            </w:tcBorders>
            <w:vAlign w:val="center"/>
          </w:tcPr>
          <w:p w14:paraId="1470941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bHd19902.1</w:t>
            </w:r>
          </w:p>
        </w:tc>
        <w:tc>
          <w:tcPr>
            <w:tcW w:w="1562" w:type="dxa"/>
            <w:tcBorders>
              <w:top w:val="single" w:sz="4" w:space="0" w:color="auto"/>
              <w:bottom w:val="single" w:sz="4" w:space="0" w:color="auto"/>
            </w:tcBorders>
            <w:vAlign w:val="center"/>
          </w:tcPr>
          <w:p w14:paraId="3DED5BB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scaffold0018</w:t>
            </w:r>
          </w:p>
        </w:tc>
        <w:tc>
          <w:tcPr>
            <w:tcW w:w="1374" w:type="dxa"/>
            <w:tcBorders>
              <w:top w:val="single" w:sz="4" w:space="0" w:color="auto"/>
              <w:bottom w:val="single" w:sz="4" w:space="0" w:color="auto"/>
            </w:tcBorders>
            <w:vAlign w:val="center"/>
          </w:tcPr>
          <w:p w14:paraId="55E3776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MAHS</w:t>
            </w:r>
          </w:p>
        </w:tc>
        <w:tc>
          <w:tcPr>
            <w:tcW w:w="1241" w:type="dxa"/>
            <w:tcBorders>
              <w:top w:val="single" w:sz="4" w:space="0" w:color="auto"/>
              <w:bottom w:val="single" w:sz="4" w:space="0" w:color="auto"/>
            </w:tcBorders>
            <w:vAlign w:val="center"/>
          </w:tcPr>
          <w:p w14:paraId="1267BB8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42.51</w:t>
            </w:r>
          </w:p>
        </w:tc>
        <w:tc>
          <w:tcPr>
            <w:tcW w:w="1241" w:type="dxa"/>
            <w:tcBorders>
              <w:top w:val="single" w:sz="4" w:space="0" w:color="auto"/>
              <w:bottom w:val="single" w:sz="4" w:space="0" w:color="auto"/>
            </w:tcBorders>
            <w:vAlign w:val="center"/>
          </w:tcPr>
          <w:p w14:paraId="3091E41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167</w:t>
            </w:r>
          </w:p>
        </w:tc>
        <w:tc>
          <w:tcPr>
            <w:tcW w:w="1241" w:type="dxa"/>
            <w:tcBorders>
              <w:top w:val="single" w:sz="4" w:space="0" w:color="auto"/>
              <w:bottom w:val="single" w:sz="4" w:space="0" w:color="auto"/>
            </w:tcBorders>
            <w:vAlign w:val="center"/>
          </w:tcPr>
          <w:p w14:paraId="67E8FD9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5.0E-24</w:t>
            </w:r>
          </w:p>
        </w:tc>
        <w:tc>
          <w:tcPr>
            <w:tcW w:w="1241" w:type="dxa"/>
            <w:tcBorders>
              <w:top w:val="single" w:sz="4" w:space="0" w:color="auto"/>
              <w:bottom w:val="single" w:sz="4" w:space="0" w:color="auto"/>
            </w:tcBorders>
            <w:vAlign w:val="center"/>
          </w:tcPr>
          <w:p w14:paraId="705611A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107</w:t>
            </w:r>
          </w:p>
        </w:tc>
      </w:tr>
      <w:tr w:rsidR="009B05AC" w:rsidRPr="001504F8" w14:paraId="2ACC5A7F" w14:textId="77777777" w:rsidTr="009B05AC">
        <w:tblPrEx>
          <w:tblBorders>
            <w:top w:val="none" w:sz="0" w:space="0" w:color="auto"/>
          </w:tblBorders>
        </w:tblPrEx>
        <w:trPr>
          <w:trHeight w:val="269"/>
        </w:trPr>
        <w:tc>
          <w:tcPr>
            <w:tcW w:w="1562" w:type="dxa"/>
            <w:tcBorders>
              <w:top w:val="single" w:sz="4" w:space="0" w:color="auto"/>
              <w:bottom w:val="single" w:sz="4" w:space="0" w:color="auto"/>
            </w:tcBorders>
            <w:vAlign w:val="center"/>
          </w:tcPr>
          <w:p w14:paraId="29F4B3C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bHd16514.1</w:t>
            </w:r>
          </w:p>
        </w:tc>
        <w:tc>
          <w:tcPr>
            <w:tcW w:w="1562" w:type="dxa"/>
            <w:tcBorders>
              <w:top w:val="single" w:sz="4" w:space="0" w:color="auto"/>
              <w:bottom w:val="single" w:sz="4" w:space="0" w:color="auto"/>
            </w:tcBorders>
            <w:vAlign w:val="center"/>
          </w:tcPr>
          <w:p w14:paraId="2BA0B4E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scaffold0016</w:t>
            </w:r>
          </w:p>
        </w:tc>
        <w:tc>
          <w:tcPr>
            <w:tcW w:w="1374" w:type="dxa"/>
            <w:tcBorders>
              <w:top w:val="single" w:sz="4" w:space="0" w:color="auto"/>
              <w:bottom w:val="single" w:sz="4" w:space="0" w:color="auto"/>
            </w:tcBorders>
            <w:vAlign w:val="center"/>
          </w:tcPr>
          <w:p w14:paraId="4F48C7D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RvLEAM</w:t>
            </w:r>
          </w:p>
        </w:tc>
        <w:tc>
          <w:tcPr>
            <w:tcW w:w="1241" w:type="dxa"/>
            <w:tcBorders>
              <w:top w:val="single" w:sz="4" w:space="0" w:color="auto"/>
              <w:bottom w:val="single" w:sz="4" w:space="0" w:color="auto"/>
            </w:tcBorders>
            <w:vAlign w:val="center"/>
          </w:tcPr>
          <w:p w14:paraId="3626D58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41.45</w:t>
            </w:r>
          </w:p>
        </w:tc>
        <w:tc>
          <w:tcPr>
            <w:tcW w:w="1241" w:type="dxa"/>
            <w:tcBorders>
              <w:top w:val="single" w:sz="4" w:space="0" w:color="auto"/>
              <w:bottom w:val="single" w:sz="4" w:space="0" w:color="auto"/>
            </w:tcBorders>
            <w:vAlign w:val="center"/>
          </w:tcPr>
          <w:p w14:paraId="0ADB4B4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234</w:t>
            </w:r>
          </w:p>
        </w:tc>
        <w:tc>
          <w:tcPr>
            <w:tcW w:w="1241" w:type="dxa"/>
            <w:tcBorders>
              <w:top w:val="single" w:sz="4" w:space="0" w:color="auto"/>
              <w:bottom w:val="single" w:sz="4" w:space="0" w:color="auto"/>
            </w:tcBorders>
            <w:vAlign w:val="center"/>
          </w:tcPr>
          <w:p w14:paraId="19E3C07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3.0E-40</w:t>
            </w:r>
          </w:p>
        </w:tc>
        <w:tc>
          <w:tcPr>
            <w:tcW w:w="1241" w:type="dxa"/>
            <w:tcBorders>
              <w:top w:val="single" w:sz="4" w:space="0" w:color="auto"/>
              <w:bottom w:val="single" w:sz="4" w:space="0" w:color="auto"/>
            </w:tcBorders>
            <w:vAlign w:val="center"/>
          </w:tcPr>
          <w:p w14:paraId="515AFDE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147</w:t>
            </w:r>
          </w:p>
        </w:tc>
      </w:tr>
      <w:tr w:rsidR="009B05AC" w:rsidRPr="001504F8" w14:paraId="5550B07B" w14:textId="77777777" w:rsidTr="009B05AC">
        <w:tblPrEx>
          <w:tblBorders>
            <w:top w:val="none" w:sz="0" w:space="0" w:color="auto"/>
          </w:tblBorders>
        </w:tblPrEx>
        <w:trPr>
          <w:trHeight w:val="269"/>
        </w:trPr>
        <w:tc>
          <w:tcPr>
            <w:tcW w:w="1562" w:type="dxa"/>
            <w:tcBorders>
              <w:top w:val="single" w:sz="4" w:space="0" w:color="auto"/>
            </w:tcBorders>
            <w:vAlign w:val="center"/>
          </w:tcPr>
          <w:p w14:paraId="7CB8751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bHd00493.1</w:t>
            </w:r>
          </w:p>
        </w:tc>
        <w:tc>
          <w:tcPr>
            <w:tcW w:w="1562" w:type="dxa"/>
            <w:tcBorders>
              <w:top w:val="single" w:sz="4" w:space="0" w:color="auto"/>
            </w:tcBorders>
            <w:vAlign w:val="center"/>
          </w:tcPr>
          <w:p w14:paraId="4B7164C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scaffold0002</w:t>
            </w:r>
          </w:p>
        </w:tc>
        <w:tc>
          <w:tcPr>
            <w:tcW w:w="1374" w:type="dxa"/>
            <w:tcBorders>
              <w:top w:val="single" w:sz="4" w:space="0" w:color="auto"/>
            </w:tcBorders>
            <w:vAlign w:val="center"/>
          </w:tcPr>
          <w:p w14:paraId="5833E35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tcBorders>
              <w:top w:val="single" w:sz="4" w:space="0" w:color="auto"/>
            </w:tcBorders>
            <w:vAlign w:val="center"/>
          </w:tcPr>
          <w:p w14:paraId="59A61BA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36.30</w:t>
            </w:r>
          </w:p>
        </w:tc>
        <w:tc>
          <w:tcPr>
            <w:tcW w:w="1241" w:type="dxa"/>
            <w:tcBorders>
              <w:top w:val="single" w:sz="4" w:space="0" w:color="auto"/>
            </w:tcBorders>
            <w:vAlign w:val="center"/>
          </w:tcPr>
          <w:p w14:paraId="5480EB8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135</w:t>
            </w:r>
          </w:p>
        </w:tc>
        <w:tc>
          <w:tcPr>
            <w:tcW w:w="1241" w:type="dxa"/>
            <w:tcBorders>
              <w:top w:val="single" w:sz="4" w:space="0" w:color="auto"/>
            </w:tcBorders>
            <w:vAlign w:val="center"/>
          </w:tcPr>
          <w:p w14:paraId="70D97E6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2.0E-24</w:t>
            </w:r>
          </w:p>
        </w:tc>
        <w:tc>
          <w:tcPr>
            <w:tcW w:w="1241" w:type="dxa"/>
            <w:tcBorders>
              <w:top w:val="single" w:sz="4" w:space="0" w:color="auto"/>
            </w:tcBorders>
            <w:vAlign w:val="center"/>
          </w:tcPr>
          <w:p w14:paraId="62D30AC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100</w:t>
            </w:r>
          </w:p>
        </w:tc>
      </w:tr>
      <w:tr w:rsidR="009B05AC" w:rsidRPr="001504F8" w14:paraId="3C6AF12D" w14:textId="77777777" w:rsidTr="009B05AC">
        <w:tblPrEx>
          <w:tblBorders>
            <w:top w:val="none" w:sz="0" w:space="0" w:color="auto"/>
          </w:tblBorders>
        </w:tblPrEx>
        <w:trPr>
          <w:trHeight w:val="269"/>
        </w:trPr>
        <w:tc>
          <w:tcPr>
            <w:tcW w:w="1562" w:type="dxa"/>
            <w:vAlign w:val="center"/>
          </w:tcPr>
          <w:p w14:paraId="138F5021"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bHd07979.1</w:t>
            </w:r>
          </w:p>
        </w:tc>
        <w:tc>
          <w:tcPr>
            <w:tcW w:w="1562" w:type="dxa"/>
            <w:vAlign w:val="center"/>
          </w:tcPr>
          <w:p w14:paraId="7C01B59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scaffold0005</w:t>
            </w:r>
          </w:p>
        </w:tc>
        <w:tc>
          <w:tcPr>
            <w:tcW w:w="1374" w:type="dxa"/>
            <w:vAlign w:val="center"/>
          </w:tcPr>
          <w:p w14:paraId="68A127A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097AB61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34.50</w:t>
            </w:r>
          </w:p>
        </w:tc>
        <w:tc>
          <w:tcPr>
            <w:tcW w:w="1241" w:type="dxa"/>
            <w:vAlign w:val="center"/>
          </w:tcPr>
          <w:p w14:paraId="43A85F5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171</w:t>
            </w:r>
          </w:p>
        </w:tc>
        <w:tc>
          <w:tcPr>
            <w:tcW w:w="1241" w:type="dxa"/>
            <w:vAlign w:val="center"/>
          </w:tcPr>
          <w:p w14:paraId="2D5E049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2.0E-25</w:t>
            </w:r>
          </w:p>
        </w:tc>
        <w:tc>
          <w:tcPr>
            <w:tcW w:w="1241" w:type="dxa"/>
            <w:vAlign w:val="center"/>
          </w:tcPr>
          <w:p w14:paraId="0AE2DDF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103</w:t>
            </w:r>
          </w:p>
        </w:tc>
      </w:tr>
      <w:tr w:rsidR="009B05AC" w:rsidRPr="001504F8" w14:paraId="2002205F" w14:textId="77777777" w:rsidTr="009B05AC">
        <w:tblPrEx>
          <w:tblBorders>
            <w:top w:val="none" w:sz="0" w:space="0" w:color="auto"/>
          </w:tblBorders>
        </w:tblPrEx>
        <w:trPr>
          <w:trHeight w:val="269"/>
        </w:trPr>
        <w:tc>
          <w:tcPr>
            <w:tcW w:w="1562" w:type="dxa"/>
            <w:vAlign w:val="center"/>
          </w:tcPr>
          <w:p w14:paraId="6DB3230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bHd10755.1</w:t>
            </w:r>
          </w:p>
        </w:tc>
        <w:tc>
          <w:tcPr>
            <w:tcW w:w="1562" w:type="dxa"/>
            <w:vAlign w:val="center"/>
          </w:tcPr>
          <w:p w14:paraId="0C5317D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vAlign w:val="center"/>
          </w:tcPr>
          <w:p w14:paraId="6AC730C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76A83F8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45.88</w:t>
            </w:r>
          </w:p>
        </w:tc>
        <w:tc>
          <w:tcPr>
            <w:tcW w:w="1241" w:type="dxa"/>
            <w:vAlign w:val="center"/>
          </w:tcPr>
          <w:p w14:paraId="2F99FF1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170</w:t>
            </w:r>
          </w:p>
        </w:tc>
        <w:tc>
          <w:tcPr>
            <w:tcW w:w="1241" w:type="dxa"/>
            <w:vAlign w:val="center"/>
          </w:tcPr>
          <w:p w14:paraId="41DB5E6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2.0E-44</w:t>
            </w:r>
          </w:p>
        </w:tc>
        <w:tc>
          <w:tcPr>
            <w:tcW w:w="1241" w:type="dxa"/>
            <w:vAlign w:val="center"/>
          </w:tcPr>
          <w:p w14:paraId="17C29CB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152</w:t>
            </w:r>
          </w:p>
        </w:tc>
      </w:tr>
      <w:tr w:rsidR="009B05AC" w:rsidRPr="001504F8" w14:paraId="1011247B" w14:textId="77777777" w:rsidTr="009B05AC">
        <w:tblPrEx>
          <w:tblBorders>
            <w:top w:val="none" w:sz="0" w:space="0" w:color="auto"/>
          </w:tblBorders>
        </w:tblPrEx>
        <w:trPr>
          <w:trHeight w:val="253"/>
        </w:trPr>
        <w:tc>
          <w:tcPr>
            <w:tcW w:w="1562" w:type="dxa"/>
            <w:vAlign w:val="center"/>
          </w:tcPr>
          <w:p w14:paraId="0CA0AFD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bHd10756.1</w:t>
            </w:r>
          </w:p>
        </w:tc>
        <w:tc>
          <w:tcPr>
            <w:tcW w:w="1562" w:type="dxa"/>
            <w:vAlign w:val="center"/>
          </w:tcPr>
          <w:p w14:paraId="0B86579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vAlign w:val="center"/>
          </w:tcPr>
          <w:p w14:paraId="3BDC2F0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0905D9B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38.01</w:t>
            </w:r>
          </w:p>
        </w:tc>
        <w:tc>
          <w:tcPr>
            <w:tcW w:w="1241" w:type="dxa"/>
            <w:vAlign w:val="center"/>
          </w:tcPr>
          <w:p w14:paraId="407E331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171</w:t>
            </w:r>
          </w:p>
        </w:tc>
        <w:tc>
          <w:tcPr>
            <w:tcW w:w="1241" w:type="dxa"/>
            <w:vAlign w:val="center"/>
          </w:tcPr>
          <w:p w14:paraId="447A217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2.0E-32</w:t>
            </w:r>
          </w:p>
        </w:tc>
        <w:tc>
          <w:tcPr>
            <w:tcW w:w="1241" w:type="dxa"/>
            <w:vAlign w:val="center"/>
          </w:tcPr>
          <w:p w14:paraId="1C62A999"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121</w:t>
            </w:r>
          </w:p>
        </w:tc>
      </w:tr>
      <w:tr w:rsidR="009B05AC" w:rsidRPr="001504F8" w14:paraId="3DCDF0AF" w14:textId="77777777" w:rsidTr="009B05AC">
        <w:tblPrEx>
          <w:tblBorders>
            <w:top w:val="none" w:sz="0" w:space="0" w:color="auto"/>
          </w:tblBorders>
        </w:tblPrEx>
        <w:trPr>
          <w:trHeight w:val="253"/>
        </w:trPr>
        <w:tc>
          <w:tcPr>
            <w:tcW w:w="1562" w:type="dxa"/>
            <w:vAlign w:val="center"/>
          </w:tcPr>
          <w:p w14:paraId="7CB14A9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bHd10757.1</w:t>
            </w:r>
          </w:p>
        </w:tc>
        <w:tc>
          <w:tcPr>
            <w:tcW w:w="1562" w:type="dxa"/>
            <w:vAlign w:val="center"/>
          </w:tcPr>
          <w:p w14:paraId="3888514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vAlign w:val="center"/>
          </w:tcPr>
          <w:p w14:paraId="60A2444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4C22B9A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38.01</w:t>
            </w:r>
          </w:p>
        </w:tc>
        <w:tc>
          <w:tcPr>
            <w:tcW w:w="1241" w:type="dxa"/>
            <w:vAlign w:val="center"/>
          </w:tcPr>
          <w:p w14:paraId="6B381AC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171</w:t>
            </w:r>
          </w:p>
        </w:tc>
        <w:tc>
          <w:tcPr>
            <w:tcW w:w="1241" w:type="dxa"/>
            <w:vAlign w:val="center"/>
          </w:tcPr>
          <w:p w14:paraId="6268DE9F"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2.0E-32</w:t>
            </w:r>
          </w:p>
        </w:tc>
        <w:tc>
          <w:tcPr>
            <w:tcW w:w="1241" w:type="dxa"/>
            <w:vAlign w:val="center"/>
          </w:tcPr>
          <w:p w14:paraId="6C3163C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121</w:t>
            </w:r>
          </w:p>
        </w:tc>
      </w:tr>
      <w:tr w:rsidR="009B05AC" w:rsidRPr="001504F8" w14:paraId="38897768" w14:textId="77777777" w:rsidTr="009B05AC">
        <w:tblPrEx>
          <w:tblBorders>
            <w:top w:val="none" w:sz="0" w:space="0" w:color="auto"/>
          </w:tblBorders>
        </w:tblPrEx>
        <w:trPr>
          <w:trHeight w:val="269"/>
        </w:trPr>
        <w:tc>
          <w:tcPr>
            <w:tcW w:w="1562" w:type="dxa"/>
            <w:vAlign w:val="center"/>
          </w:tcPr>
          <w:p w14:paraId="20973B5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bHd10758.1</w:t>
            </w:r>
          </w:p>
        </w:tc>
        <w:tc>
          <w:tcPr>
            <w:tcW w:w="1562" w:type="dxa"/>
            <w:vAlign w:val="center"/>
          </w:tcPr>
          <w:p w14:paraId="64CB992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vAlign w:val="center"/>
          </w:tcPr>
          <w:p w14:paraId="71BF10E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49F886C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54.23</w:t>
            </w:r>
          </w:p>
        </w:tc>
        <w:tc>
          <w:tcPr>
            <w:tcW w:w="1241" w:type="dxa"/>
            <w:vAlign w:val="center"/>
          </w:tcPr>
          <w:p w14:paraId="5E57226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142</w:t>
            </w:r>
          </w:p>
        </w:tc>
        <w:tc>
          <w:tcPr>
            <w:tcW w:w="1241" w:type="dxa"/>
            <w:vAlign w:val="center"/>
          </w:tcPr>
          <w:p w14:paraId="4FCEFC3E"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3.0E-47</w:t>
            </w:r>
          </w:p>
        </w:tc>
        <w:tc>
          <w:tcPr>
            <w:tcW w:w="1241" w:type="dxa"/>
            <w:vAlign w:val="center"/>
          </w:tcPr>
          <w:p w14:paraId="52AFACE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159</w:t>
            </w:r>
          </w:p>
        </w:tc>
      </w:tr>
      <w:tr w:rsidR="009B05AC" w:rsidRPr="001504F8" w14:paraId="7BDEEC4A" w14:textId="77777777" w:rsidTr="009B05AC">
        <w:tblPrEx>
          <w:tblBorders>
            <w:top w:val="none" w:sz="0" w:space="0" w:color="auto"/>
          </w:tblBorders>
        </w:tblPrEx>
        <w:trPr>
          <w:trHeight w:val="253"/>
        </w:trPr>
        <w:tc>
          <w:tcPr>
            <w:tcW w:w="1562" w:type="dxa"/>
            <w:vAlign w:val="center"/>
          </w:tcPr>
          <w:p w14:paraId="0CB6A7E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bHd10759.1</w:t>
            </w:r>
          </w:p>
        </w:tc>
        <w:tc>
          <w:tcPr>
            <w:tcW w:w="1562" w:type="dxa"/>
            <w:vAlign w:val="center"/>
          </w:tcPr>
          <w:p w14:paraId="5654EC1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vAlign w:val="center"/>
          </w:tcPr>
          <w:p w14:paraId="12F202A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695C816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54.68</w:t>
            </w:r>
          </w:p>
        </w:tc>
        <w:tc>
          <w:tcPr>
            <w:tcW w:w="1241" w:type="dxa"/>
            <w:vAlign w:val="center"/>
          </w:tcPr>
          <w:p w14:paraId="1CDD4A3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139</w:t>
            </w:r>
          </w:p>
        </w:tc>
        <w:tc>
          <w:tcPr>
            <w:tcW w:w="1241" w:type="dxa"/>
            <w:vAlign w:val="center"/>
          </w:tcPr>
          <w:p w14:paraId="7075459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2.0E-49</w:t>
            </w:r>
          </w:p>
        </w:tc>
        <w:tc>
          <w:tcPr>
            <w:tcW w:w="1241" w:type="dxa"/>
            <w:vAlign w:val="center"/>
          </w:tcPr>
          <w:p w14:paraId="5DFADC3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164</w:t>
            </w:r>
          </w:p>
        </w:tc>
      </w:tr>
      <w:tr w:rsidR="009B05AC" w:rsidRPr="001504F8" w14:paraId="5F6CC7AD" w14:textId="77777777" w:rsidTr="009B05AC">
        <w:tblPrEx>
          <w:tblBorders>
            <w:top w:val="none" w:sz="0" w:space="0" w:color="auto"/>
          </w:tblBorders>
        </w:tblPrEx>
        <w:trPr>
          <w:trHeight w:val="253"/>
        </w:trPr>
        <w:tc>
          <w:tcPr>
            <w:tcW w:w="1562" w:type="dxa"/>
            <w:vAlign w:val="center"/>
          </w:tcPr>
          <w:p w14:paraId="321BC99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bHd10762.1</w:t>
            </w:r>
          </w:p>
        </w:tc>
        <w:tc>
          <w:tcPr>
            <w:tcW w:w="1562" w:type="dxa"/>
            <w:vAlign w:val="center"/>
          </w:tcPr>
          <w:p w14:paraId="6F10B51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vAlign w:val="center"/>
          </w:tcPr>
          <w:p w14:paraId="6EFFFF08"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vAlign w:val="center"/>
          </w:tcPr>
          <w:p w14:paraId="6DE7C16D"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47.37</w:t>
            </w:r>
          </w:p>
        </w:tc>
        <w:tc>
          <w:tcPr>
            <w:tcW w:w="1241" w:type="dxa"/>
            <w:vAlign w:val="center"/>
          </w:tcPr>
          <w:p w14:paraId="6EF4659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171</w:t>
            </w:r>
          </w:p>
        </w:tc>
        <w:tc>
          <w:tcPr>
            <w:tcW w:w="1241" w:type="dxa"/>
            <w:vAlign w:val="center"/>
          </w:tcPr>
          <w:p w14:paraId="30EB0AF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5.0E-47</w:t>
            </w:r>
          </w:p>
        </w:tc>
        <w:tc>
          <w:tcPr>
            <w:tcW w:w="1241" w:type="dxa"/>
            <w:vAlign w:val="center"/>
          </w:tcPr>
          <w:p w14:paraId="44111C0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159</w:t>
            </w:r>
          </w:p>
        </w:tc>
      </w:tr>
      <w:tr w:rsidR="009B05AC" w:rsidRPr="001504F8" w14:paraId="600DE6FD" w14:textId="77777777" w:rsidTr="009B05AC">
        <w:tblPrEx>
          <w:tblBorders>
            <w:top w:val="none" w:sz="0" w:space="0" w:color="auto"/>
          </w:tblBorders>
        </w:tblPrEx>
        <w:trPr>
          <w:trHeight w:val="253"/>
        </w:trPr>
        <w:tc>
          <w:tcPr>
            <w:tcW w:w="1562" w:type="dxa"/>
            <w:tcBorders>
              <w:bottom w:val="nil"/>
            </w:tcBorders>
            <w:vAlign w:val="center"/>
          </w:tcPr>
          <w:p w14:paraId="6B352C35"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bHd10763.1</w:t>
            </w:r>
          </w:p>
        </w:tc>
        <w:tc>
          <w:tcPr>
            <w:tcW w:w="1562" w:type="dxa"/>
            <w:tcBorders>
              <w:bottom w:val="nil"/>
            </w:tcBorders>
            <w:vAlign w:val="center"/>
          </w:tcPr>
          <w:p w14:paraId="71EDF0D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tcBorders>
              <w:bottom w:val="nil"/>
            </w:tcBorders>
            <w:vAlign w:val="center"/>
          </w:tcPr>
          <w:p w14:paraId="503CCD5B"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tcBorders>
              <w:bottom w:val="nil"/>
            </w:tcBorders>
            <w:vAlign w:val="center"/>
          </w:tcPr>
          <w:p w14:paraId="479EFBE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46.47</w:t>
            </w:r>
          </w:p>
        </w:tc>
        <w:tc>
          <w:tcPr>
            <w:tcW w:w="1241" w:type="dxa"/>
            <w:tcBorders>
              <w:bottom w:val="nil"/>
            </w:tcBorders>
            <w:vAlign w:val="center"/>
          </w:tcPr>
          <w:p w14:paraId="39323FE2"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170</w:t>
            </w:r>
          </w:p>
        </w:tc>
        <w:tc>
          <w:tcPr>
            <w:tcW w:w="1241" w:type="dxa"/>
            <w:tcBorders>
              <w:bottom w:val="nil"/>
            </w:tcBorders>
            <w:vAlign w:val="center"/>
          </w:tcPr>
          <w:p w14:paraId="57C983B6"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3.0E-47</w:t>
            </w:r>
          </w:p>
        </w:tc>
        <w:tc>
          <w:tcPr>
            <w:tcW w:w="1241" w:type="dxa"/>
            <w:tcBorders>
              <w:bottom w:val="nil"/>
            </w:tcBorders>
            <w:vAlign w:val="center"/>
          </w:tcPr>
          <w:p w14:paraId="68CEC95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159</w:t>
            </w:r>
          </w:p>
        </w:tc>
      </w:tr>
      <w:tr w:rsidR="009B05AC" w:rsidRPr="001504F8" w14:paraId="0A53B2A8" w14:textId="77777777" w:rsidTr="009B05AC">
        <w:trPr>
          <w:trHeight w:val="253"/>
        </w:trPr>
        <w:tc>
          <w:tcPr>
            <w:tcW w:w="1562" w:type="dxa"/>
            <w:tcBorders>
              <w:top w:val="nil"/>
              <w:bottom w:val="single" w:sz="12" w:space="0" w:color="auto"/>
            </w:tcBorders>
            <w:vAlign w:val="center"/>
          </w:tcPr>
          <w:p w14:paraId="10636B74"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bHd10764.1</w:t>
            </w:r>
          </w:p>
        </w:tc>
        <w:tc>
          <w:tcPr>
            <w:tcW w:w="1562" w:type="dxa"/>
            <w:tcBorders>
              <w:top w:val="nil"/>
              <w:bottom w:val="single" w:sz="12" w:space="0" w:color="auto"/>
            </w:tcBorders>
            <w:vAlign w:val="center"/>
          </w:tcPr>
          <w:p w14:paraId="511DF81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scaffold0239</w:t>
            </w:r>
          </w:p>
        </w:tc>
        <w:tc>
          <w:tcPr>
            <w:tcW w:w="1374" w:type="dxa"/>
            <w:tcBorders>
              <w:top w:val="nil"/>
              <w:bottom w:val="single" w:sz="12" w:space="0" w:color="auto"/>
            </w:tcBorders>
            <w:vAlign w:val="center"/>
          </w:tcPr>
          <w:p w14:paraId="05C25D20"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SAHS1</w:t>
            </w:r>
          </w:p>
        </w:tc>
        <w:tc>
          <w:tcPr>
            <w:tcW w:w="1241" w:type="dxa"/>
            <w:tcBorders>
              <w:top w:val="nil"/>
              <w:bottom w:val="single" w:sz="12" w:space="0" w:color="auto"/>
            </w:tcBorders>
            <w:vAlign w:val="center"/>
          </w:tcPr>
          <w:p w14:paraId="0C7B49E7"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69.63</w:t>
            </w:r>
          </w:p>
        </w:tc>
        <w:tc>
          <w:tcPr>
            <w:tcW w:w="1241" w:type="dxa"/>
            <w:tcBorders>
              <w:top w:val="nil"/>
              <w:bottom w:val="single" w:sz="12" w:space="0" w:color="auto"/>
            </w:tcBorders>
            <w:vAlign w:val="center"/>
          </w:tcPr>
          <w:p w14:paraId="70CEDC03"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135</w:t>
            </w:r>
          </w:p>
        </w:tc>
        <w:tc>
          <w:tcPr>
            <w:tcW w:w="1241" w:type="dxa"/>
            <w:tcBorders>
              <w:top w:val="nil"/>
              <w:bottom w:val="single" w:sz="12" w:space="0" w:color="auto"/>
            </w:tcBorders>
            <w:vAlign w:val="center"/>
          </w:tcPr>
          <w:p w14:paraId="4ADB48AA"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2.0E-65</w:t>
            </w:r>
          </w:p>
        </w:tc>
        <w:tc>
          <w:tcPr>
            <w:tcW w:w="1241" w:type="dxa"/>
            <w:tcBorders>
              <w:top w:val="nil"/>
              <w:bottom w:val="single" w:sz="12" w:space="0" w:color="auto"/>
            </w:tcBorders>
            <w:vAlign w:val="center"/>
          </w:tcPr>
          <w:p w14:paraId="597F790C" w14:textId="77777777" w:rsidR="009B05AC" w:rsidRPr="001504F8" w:rsidRDefault="009B05AC" w:rsidP="009B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rPr>
            </w:pPr>
            <w:r w:rsidRPr="001504F8">
              <w:rPr>
                <w:rFonts w:ascii="Gill Sans" w:hAnsi="Gill Sans" w:cs="Gill Sans"/>
                <w:sz w:val="18"/>
                <w:szCs w:val="18"/>
              </w:rPr>
              <w:t>205</w:t>
            </w:r>
          </w:p>
        </w:tc>
      </w:tr>
    </w:tbl>
    <w:p w14:paraId="493286B2" w14:textId="77777777" w:rsidR="009B05AC" w:rsidRPr="001504F8" w:rsidRDefault="009B05AC" w:rsidP="009B05AC">
      <w:pPr>
        <w:pStyle w:val="Normal1"/>
      </w:pPr>
    </w:p>
    <w:p w14:paraId="3C5BD038" w14:textId="72096AA4" w:rsidR="0059443E" w:rsidRPr="001504F8" w:rsidRDefault="0059443E" w:rsidP="0055319B">
      <w:pPr>
        <w:pStyle w:val="Normal1"/>
      </w:pPr>
      <w:r w:rsidRPr="001504F8">
        <w:br w:type="page"/>
      </w:r>
    </w:p>
    <w:p w14:paraId="52870C42" w14:textId="77777777" w:rsidR="00784677" w:rsidRPr="001504F8" w:rsidRDefault="00784677" w:rsidP="00784677">
      <w:pPr>
        <w:pStyle w:val="af4"/>
        <w:rPr>
          <w:rFonts w:ascii="Gill Sans" w:hAnsi="Gill Sans" w:cs="Gill Sans"/>
        </w:rPr>
      </w:pPr>
      <w:bookmarkStart w:id="19" w:name="_Toc349221915"/>
      <w:r w:rsidRPr="001504F8">
        <w:rPr>
          <w:rFonts w:ascii="Gill Sans" w:hAnsi="Gill Sans" w:cs="Gill Sans"/>
        </w:rPr>
        <w:lastRenderedPageBreak/>
        <w:t>Supplementary Table S</w:t>
      </w:r>
      <w:r w:rsidRPr="001504F8">
        <w:rPr>
          <w:rFonts w:ascii="Gill Sans" w:hAnsi="Gill Sans" w:cs="Gill Sans"/>
        </w:rPr>
        <w:fldChar w:fldCharType="begin"/>
      </w:r>
      <w:r w:rsidRPr="001504F8">
        <w:rPr>
          <w:rFonts w:ascii="Gill Sans" w:hAnsi="Gill Sans" w:cs="Gill Sans"/>
        </w:rPr>
        <w:instrText xml:space="preserve"> SEQ Supplementary_Table \* ARABIC </w:instrText>
      </w:r>
      <w:r w:rsidRPr="001504F8">
        <w:rPr>
          <w:rFonts w:ascii="Gill Sans" w:hAnsi="Gill Sans" w:cs="Gill Sans"/>
        </w:rPr>
        <w:fldChar w:fldCharType="separate"/>
      </w:r>
      <w:r>
        <w:rPr>
          <w:rFonts w:ascii="Gill Sans" w:hAnsi="Gill Sans" w:cs="Gill Sans"/>
          <w:noProof/>
        </w:rPr>
        <w:t>10</w:t>
      </w:r>
      <w:r w:rsidRPr="001504F8">
        <w:rPr>
          <w:rFonts w:ascii="Gill Sans" w:hAnsi="Gill Sans" w:cs="Gill Sans"/>
          <w:noProof/>
        </w:rPr>
        <w:fldChar w:fldCharType="end"/>
      </w:r>
      <w:r w:rsidRPr="001504F8">
        <w:rPr>
          <w:rFonts w:ascii="Gill Sans" w:hAnsi="Gill Sans" w:cs="Gill Sans"/>
          <w:noProof/>
        </w:rPr>
        <w:t>.</w:t>
      </w:r>
      <w:r w:rsidRPr="001504F8">
        <w:rPr>
          <w:rFonts w:ascii="Gill Sans" w:hAnsi="Gill Sans" w:cs="Gill Sans"/>
        </w:rPr>
        <w:t xml:space="preserve"> Synapomorphies identified under different systematic hypotheses</w:t>
      </w:r>
      <w:bookmarkEnd w:id="19"/>
    </w:p>
    <w:p w14:paraId="21EE2475" w14:textId="77777777" w:rsidR="00784677" w:rsidRPr="001504F8" w:rsidRDefault="00784677" w:rsidP="00784677">
      <w:pPr>
        <w:pStyle w:val="Normal1"/>
      </w:pPr>
    </w:p>
    <w:tbl>
      <w:tblPr>
        <w:tblW w:w="9576" w:type="dxa"/>
        <w:tblBorders>
          <w:top w:val="nil"/>
          <w:left w:val="nil"/>
          <w:right w:val="nil"/>
        </w:tblBorders>
        <w:tblLayout w:type="fixed"/>
        <w:tblLook w:val="0000" w:firstRow="0" w:lastRow="0" w:firstColumn="0" w:lastColumn="0" w:noHBand="0" w:noVBand="0"/>
      </w:tblPr>
      <w:tblGrid>
        <w:gridCol w:w="1284"/>
        <w:gridCol w:w="1053"/>
        <w:gridCol w:w="1580"/>
        <w:gridCol w:w="1053"/>
        <w:gridCol w:w="1580"/>
        <w:gridCol w:w="1580"/>
        <w:gridCol w:w="1446"/>
      </w:tblGrid>
      <w:tr w:rsidR="00784677" w:rsidRPr="001504F8" w14:paraId="7A0E205B" w14:textId="77777777" w:rsidTr="00A14B95">
        <w:trPr>
          <w:trHeight w:val="271"/>
        </w:trPr>
        <w:tc>
          <w:tcPr>
            <w:tcW w:w="1284" w:type="dxa"/>
            <w:tcBorders>
              <w:top w:val="single" w:sz="12" w:space="0" w:color="auto"/>
              <w:bottom w:val="single" w:sz="4" w:space="0" w:color="auto"/>
            </w:tcBorders>
            <w:shd w:val="clear" w:color="auto" w:fill="F2F2F2" w:themeFill="background1" w:themeFillShade="F2"/>
            <w:vAlign w:val="bottom"/>
          </w:tcPr>
          <w:p w14:paraId="47F9663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b/>
                <w:bCs/>
                <w:sz w:val="18"/>
                <w:szCs w:val="20"/>
              </w:rPr>
              <w:t>cluster_id</w:t>
            </w:r>
          </w:p>
        </w:tc>
        <w:tc>
          <w:tcPr>
            <w:tcW w:w="1053" w:type="dxa"/>
            <w:tcBorders>
              <w:top w:val="single" w:sz="12" w:space="0" w:color="auto"/>
              <w:bottom w:val="single" w:sz="4" w:space="0" w:color="auto"/>
            </w:tcBorders>
            <w:shd w:val="clear" w:color="auto" w:fill="F2F2F2" w:themeFill="background1" w:themeFillShade="F2"/>
            <w:vAlign w:val="bottom"/>
          </w:tcPr>
          <w:p w14:paraId="45D3DB7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b/>
                <w:bCs/>
                <w:sz w:val="18"/>
                <w:szCs w:val="20"/>
              </w:rPr>
              <w:t>proteins</w:t>
            </w:r>
          </w:p>
        </w:tc>
        <w:tc>
          <w:tcPr>
            <w:tcW w:w="1580" w:type="dxa"/>
            <w:tcBorders>
              <w:top w:val="single" w:sz="12" w:space="0" w:color="auto"/>
              <w:bottom w:val="single" w:sz="4" w:space="0" w:color="auto"/>
            </w:tcBorders>
            <w:shd w:val="clear" w:color="auto" w:fill="F2F2F2" w:themeFill="background1" w:themeFillShade="F2"/>
            <w:vAlign w:val="bottom"/>
          </w:tcPr>
          <w:p w14:paraId="6B96817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b/>
                <w:bCs/>
                <w:sz w:val="18"/>
                <w:szCs w:val="20"/>
              </w:rPr>
              <w:t>hypothesis*</w:t>
            </w:r>
          </w:p>
        </w:tc>
        <w:tc>
          <w:tcPr>
            <w:tcW w:w="1053" w:type="dxa"/>
            <w:tcBorders>
              <w:top w:val="single" w:sz="12" w:space="0" w:color="auto"/>
              <w:bottom w:val="single" w:sz="4" w:space="0" w:color="auto"/>
            </w:tcBorders>
            <w:shd w:val="clear" w:color="auto" w:fill="F2F2F2" w:themeFill="background1" w:themeFillShade="F2"/>
            <w:vAlign w:val="bottom"/>
          </w:tcPr>
          <w:p w14:paraId="07F1EFB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b/>
                <w:bCs/>
                <w:sz w:val="18"/>
                <w:szCs w:val="20"/>
              </w:rPr>
              <w:t>taxon coverage</w:t>
            </w:r>
          </w:p>
        </w:tc>
        <w:tc>
          <w:tcPr>
            <w:tcW w:w="1580" w:type="dxa"/>
            <w:tcBorders>
              <w:top w:val="single" w:sz="12" w:space="0" w:color="auto"/>
              <w:bottom w:val="single" w:sz="4" w:space="0" w:color="auto"/>
            </w:tcBorders>
            <w:shd w:val="clear" w:color="auto" w:fill="F2F2F2" w:themeFill="background1" w:themeFillShade="F2"/>
            <w:vAlign w:val="bottom"/>
          </w:tcPr>
          <w:p w14:paraId="6786744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b/>
                <w:bCs/>
                <w:sz w:val="18"/>
                <w:szCs w:val="20"/>
              </w:rPr>
              <w:t>proportion of nematode proteomes present (n=9)</w:t>
            </w:r>
          </w:p>
        </w:tc>
        <w:tc>
          <w:tcPr>
            <w:tcW w:w="1580" w:type="dxa"/>
            <w:tcBorders>
              <w:top w:val="single" w:sz="12" w:space="0" w:color="auto"/>
              <w:bottom w:val="single" w:sz="4" w:space="0" w:color="auto"/>
            </w:tcBorders>
            <w:shd w:val="clear" w:color="auto" w:fill="F2F2F2" w:themeFill="background1" w:themeFillShade="F2"/>
            <w:vAlign w:val="bottom"/>
          </w:tcPr>
          <w:p w14:paraId="2C27D37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b/>
                <w:bCs/>
                <w:sz w:val="18"/>
                <w:szCs w:val="20"/>
              </w:rPr>
              <w:t>proportion of arthropode proteomes present (n=15)</w:t>
            </w:r>
          </w:p>
        </w:tc>
        <w:tc>
          <w:tcPr>
            <w:tcW w:w="1446" w:type="dxa"/>
            <w:tcBorders>
              <w:top w:val="single" w:sz="12" w:space="0" w:color="auto"/>
              <w:bottom w:val="single" w:sz="4" w:space="0" w:color="auto"/>
            </w:tcBorders>
            <w:shd w:val="clear" w:color="auto" w:fill="F2F2F2" w:themeFill="background1" w:themeFillShade="F2"/>
            <w:vAlign w:val="bottom"/>
          </w:tcPr>
          <w:p w14:paraId="0EE81F8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b/>
                <w:bCs/>
                <w:sz w:val="18"/>
                <w:szCs w:val="20"/>
              </w:rPr>
              <w:t>proportion of tardigrade proteomes present (n=2)</w:t>
            </w:r>
          </w:p>
        </w:tc>
      </w:tr>
      <w:tr w:rsidR="00784677" w:rsidRPr="001504F8" w14:paraId="2CFB3165" w14:textId="77777777" w:rsidTr="00A14B95">
        <w:tblPrEx>
          <w:tblBorders>
            <w:top w:val="none" w:sz="0" w:space="0" w:color="auto"/>
          </w:tblBorders>
        </w:tblPrEx>
        <w:trPr>
          <w:trHeight w:val="271"/>
        </w:trPr>
        <w:tc>
          <w:tcPr>
            <w:tcW w:w="1284" w:type="dxa"/>
            <w:tcBorders>
              <w:top w:val="single" w:sz="4" w:space="0" w:color="auto"/>
            </w:tcBorders>
            <w:vAlign w:val="bottom"/>
          </w:tcPr>
          <w:p w14:paraId="0AFC4A9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OG0000436</w:t>
            </w:r>
          </w:p>
        </w:tc>
        <w:tc>
          <w:tcPr>
            <w:tcW w:w="1053" w:type="dxa"/>
            <w:tcBorders>
              <w:top w:val="single" w:sz="4" w:space="0" w:color="auto"/>
            </w:tcBorders>
            <w:vAlign w:val="bottom"/>
          </w:tcPr>
          <w:p w14:paraId="0BC6E66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104</w:t>
            </w:r>
          </w:p>
        </w:tc>
        <w:tc>
          <w:tcPr>
            <w:tcW w:w="1580" w:type="dxa"/>
            <w:tcBorders>
              <w:top w:val="single" w:sz="4" w:space="0" w:color="auto"/>
            </w:tcBorders>
            <w:vAlign w:val="bottom"/>
          </w:tcPr>
          <w:p w14:paraId="68823CA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top w:val="single" w:sz="4" w:space="0" w:color="auto"/>
            </w:tcBorders>
            <w:vAlign w:val="bottom"/>
          </w:tcPr>
          <w:p w14:paraId="675D01A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tcBorders>
              <w:top w:val="single" w:sz="4" w:space="0" w:color="auto"/>
            </w:tcBorders>
            <w:vAlign w:val="bottom"/>
          </w:tcPr>
          <w:p w14:paraId="7615EFC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top w:val="single" w:sz="4" w:space="0" w:color="auto"/>
            </w:tcBorders>
            <w:vAlign w:val="bottom"/>
          </w:tcPr>
          <w:p w14:paraId="429BE23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446" w:type="dxa"/>
            <w:tcBorders>
              <w:top w:val="single" w:sz="4" w:space="0" w:color="auto"/>
            </w:tcBorders>
            <w:vAlign w:val="bottom"/>
          </w:tcPr>
          <w:p w14:paraId="7142DBE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71D0E149" w14:textId="77777777" w:rsidTr="00A14B95">
        <w:tblPrEx>
          <w:tblBorders>
            <w:top w:val="none" w:sz="0" w:space="0" w:color="auto"/>
          </w:tblBorders>
        </w:tblPrEx>
        <w:trPr>
          <w:trHeight w:val="271"/>
        </w:trPr>
        <w:tc>
          <w:tcPr>
            <w:tcW w:w="1284" w:type="dxa"/>
            <w:vAlign w:val="bottom"/>
          </w:tcPr>
          <w:p w14:paraId="3BA2A89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OG0001236</w:t>
            </w:r>
          </w:p>
        </w:tc>
        <w:tc>
          <w:tcPr>
            <w:tcW w:w="1053" w:type="dxa"/>
            <w:vAlign w:val="bottom"/>
          </w:tcPr>
          <w:p w14:paraId="6A2970F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54</w:t>
            </w:r>
          </w:p>
        </w:tc>
        <w:tc>
          <w:tcPr>
            <w:tcW w:w="1580" w:type="dxa"/>
            <w:vAlign w:val="bottom"/>
          </w:tcPr>
          <w:p w14:paraId="52E030C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7DBB920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vAlign w:val="bottom"/>
          </w:tcPr>
          <w:p w14:paraId="1FDE646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31BD692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446" w:type="dxa"/>
            <w:vAlign w:val="bottom"/>
          </w:tcPr>
          <w:p w14:paraId="4A77D27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6688E1ED" w14:textId="77777777" w:rsidTr="00A14B95">
        <w:tblPrEx>
          <w:tblBorders>
            <w:top w:val="none" w:sz="0" w:space="0" w:color="auto"/>
          </w:tblBorders>
        </w:tblPrEx>
        <w:trPr>
          <w:trHeight w:val="271"/>
        </w:trPr>
        <w:tc>
          <w:tcPr>
            <w:tcW w:w="1284" w:type="dxa"/>
            <w:vAlign w:val="bottom"/>
          </w:tcPr>
          <w:p w14:paraId="755F9C1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OG0002592</w:t>
            </w:r>
          </w:p>
        </w:tc>
        <w:tc>
          <w:tcPr>
            <w:tcW w:w="1053" w:type="dxa"/>
            <w:vAlign w:val="bottom"/>
          </w:tcPr>
          <w:p w14:paraId="6FF4E24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36</w:t>
            </w:r>
          </w:p>
        </w:tc>
        <w:tc>
          <w:tcPr>
            <w:tcW w:w="1580" w:type="dxa"/>
            <w:vAlign w:val="bottom"/>
          </w:tcPr>
          <w:p w14:paraId="209953E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3534688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vAlign w:val="bottom"/>
          </w:tcPr>
          <w:p w14:paraId="369A27C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52F4F45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446" w:type="dxa"/>
            <w:vAlign w:val="bottom"/>
          </w:tcPr>
          <w:p w14:paraId="1A4F129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0DAE662E" w14:textId="77777777" w:rsidTr="00A14B95">
        <w:trPr>
          <w:trHeight w:val="255"/>
        </w:trPr>
        <w:tc>
          <w:tcPr>
            <w:tcW w:w="1284" w:type="dxa"/>
            <w:tcBorders>
              <w:bottom w:val="nil"/>
            </w:tcBorders>
            <w:vAlign w:val="bottom"/>
          </w:tcPr>
          <w:p w14:paraId="2C502E5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OG0006538</w:t>
            </w:r>
          </w:p>
        </w:tc>
        <w:tc>
          <w:tcPr>
            <w:tcW w:w="1053" w:type="dxa"/>
            <w:tcBorders>
              <w:bottom w:val="nil"/>
            </w:tcBorders>
            <w:vAlign w:val="bottom"/>
          </w:tcPr>
          <w:p w14:paraId="1B0EB95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19</w:t>
            </w:r>
          </w:p>
        </w:tc>
        <w:tc>
          <w:tcPr>
            <w:tcW w:w="1580" w:type="dxa"/>
            <w:tcBorders>
              <w:bottom w:val="nil"/>
            </w:tcBorders>
            <w:vAlign w:val="bottom"/>
          </w:tcPr>
          <w:p w14:paraId="1EEA04F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bottom w:val="nil"/>
            </w:tcBorders>
            <w:vAlign w:val="bottom"/>
          </w:tcPr>
          <w:p w14:paraId="12CE66C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tcBorders>
              <w:bottom w:val="nil"/>
            </w:tcBorders>
            <w:vAlign w:val="bottom"/>
          </w:tcPr>
          <w:p w14:paraId="134AC13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bottom w:val="nil"/>
            </w:tcBorders>
            <w:vAlign w:val="bottom"/>
          </w:tcPr>
          <w:p w14:paraId="35E2D5F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446" w:type="dxa"/>
            <w:tcBorders>
              <w:bottom w:val="nil"/>
            </w:tcBorders>
            <w:vAlign w:val="bottom"/>
          </w:tcPr>
          <w:p w14:paraId="5A3711B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0FC03B79" w14:textId="77777777" w:rsidTr="00A14B95">
        <w:trPr>
          <w:trHeight w:val="255"/>
        </w:trPr>
        <w:tc>
          <w:tcPr>
            <w:tcW w:w="1284" w:type="dxa"/>
            <w:tcBorders>
              <w:left w:val="nil"/>
              <w:bottom w:val="nil"/>
            </w:tcBorders>
            <w:vAlign w:val="bottom"/>
          </w:tcPr>
          <w:p w14:paraId="7692B2F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OG0006541</w:t>
            </w:r>
          </w:p>
        </w:tc>
        <w:tc>
          <w:tcPr>
            <w:tcW w:w="1053" w:type="dxa"/>
            <w:tcBorders>
              <w:bottom w:val="nil"/>
            </w:tcBorders>
            <w:vAlign w:val="bottom"/>
          </w:tcPr>
          <w:p w14:paraId="74E9DAF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19</w:t>
            </w:r>
          </w:p>
        </w:tc>
        <w:tc>
          <w:tcPr>
            <w:tcW w:w="1580" w:type="dxa"/>
            <w:tcBorders>
              <w:bottom w:val="nil"/>
            </w:tcBorders>
            <w:vAlign w:val="bottom"/>
          </w:tcPr>
          <w:p w14:paraId="4A8333F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bottom w:val="nil"/>
            </w:tcBorders>
            <w:vAlign w:val="bottom"/>
          </w:tcPr>
          <w:p w14:paraId="266C6D2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tcBorders>
              <w:bottom w:val="nil"/>
            </w:tcBorders>
            <w:vAlign w:val="bottom"/>
          </w:tcPr>
          <w:p w14:paraId="28A471B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bottom w:val="nil"/>
            </w:tcBorders>
            <w:vAlign w:val="bottom"/>
          </w:tcPr>
          <w:p w14:paraId="47AC7A8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446" w:type="dxa"/>
            <w:tcBorders>
              <w:bottom w:val="nil"/>
              <w:right w:val="nil"/>
            </w:tcBorders>
            <w:vAlign w:val="bottom"/>
          </w:tcPr>
          <w:p w14:paraId="3EE5C4E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4AF529AB" w14:textId="77777777" w:rsidTr="00A14B95">
        <w:trPr>
          <w:trHeight w:val="271"/>
        </w:trPr>
        <w:tc>
          <w:tcPr>
            <w:tcW w:w="1284" w:type="dxa"/>
            <w:tcBorders>
              <w:top w:val="nil"/>
              <w:left w:val="nil"/>
            </w:tcBorders>
            <w:vAlign w:val="bottom"/>
          </w:tcPr>
          <w:p w14:paraId="5CB64B1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OG0006869</w:t>
            </w:r>
          </w:p>
        </w:tc>
        <w:tc>
          <w:tcPr>
            <w:tcW w:w="1053" w:type="dxa"/>
            <w:tcBorders>
              <w:top w:val="nil"/>
            </w:tcBorders>
            <w:vAlign w:val="bottom"/>
          </w:tcPr>
          <w:p w14:paraId="586BFC7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17</w:t>
            </w:r>
          </w:p>
        </w:tc>
        <w:tc>
          <w:tcPr>
            <w:tcW w:w="1580" w:type="dxa"/>
            <w:tcBorders>
              <w:top w:val="nil"/>
            </w:tcBorders>
            <w:vAlign w:val="bottom"/>
          </w:tcPr>
          <w:p w14:paraId="41C20B4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top w:val="nil"/>
            </w:tcBorders>
            <w:vAlign w:val="bottom"/>
          </w:tcPr>
          <w:p w14:paraId="4C382BD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tcBorders>
              <w:top w:val="nil"/>
            </w:tcBorders>
            <w:vAlign w:val="bottom"/>
          </w:tcPr>
          <w:p w14:paraId="21F5B62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top w:val="nil"/>
            </w:tcBorders>
            <w:vAlign w:val="bottom"/>
          </w:tcPr>
          <w:p w14:paraId="6A5A167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446" w:type="dxa"/>
            <w:tcBorders>
              <w:top w:val="nil"/>
              <w:right w:val="nil"/>
            </w:tcBorders>
            <w:vAlign w:val="bottom"/>
          </w:tcPr>
          <w:p w14:paraId="1D1BB4D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5A174FDD" w14:textId="77777777" w:rsidTr="00A14B95">
        <w:trPr>
          <w:trHeight w:val="271"/>
        </w:trPr>
        <w:tc>
          <w:tcPr>
            <w:tcW w:w="1284" w:type="dxa"/>
            <w:tcBorders>
              <w:left w:val="nil"/>
            </w:tcBorders>
            <w:vAlign w:val="bottom"/>
          </w:tcPr>
          <w:p w14:paraId="3A4C5A3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OG0005117</w:t>
            </w:r>
          </w:p>
        </w:tc>
        <w:tc>
          <w:tcPr>
            <w:tcW w:w="1053" w:type="dxa"/>
            <w:vAlign w:val="bottom"/>
          </w:tcPr>
          <w:p w14:paraId="1E2EBD3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27</w:t>
            </w:r>
          </w:p>
        </w:tc>
        <w:tc>
          <w:tcPr>
            <w:tcW w:w="1580" w:type="dxa"/>
            <w:vAlign w:val="bottom"/>
          </w:tcPr>
          <w:p w14:paraId="021CAAE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20D589A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0.88</w:t>
            </w:r>
          </w:p>
        </w:tc>
        <w:tc>
          <w:tcPr>
            <w:tcW w:w="1580" w:type="dxa"/>
            <w:vAlign w:val="bottom"/>
          </w:tcPr>
          <w:p w14:paraId="3B0DCF4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1BD626A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0.93</w:t>
            </w:r>
          </w:p>
        </w:tc>
        <w:tc>
          <w:tcPr>
            <w:tcW w:w="1446" w:type="dxa"/>
            <w:tcBorders>
              <w:right w:val="nil"/>
            </w:tcBorders>
            <w:vAlign w:val="bottom"/>
          </w:tcPr>
          <w:p w14:paraId="01955CD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0.50</w:t>
            </w:r>
          </w:p>
        </w:tc>
      </w:tr>
      <w:tr w:rsidR="00784677" w:rsidRPr="001504F8" w14:paraId="0871F397" w14:textId="77777777" w:rsidTr="00A14B95">
        <w:trPr>
          <w:trHeight w:val="255"/>
        </w:trPr>
        <w:tc>
          <w:tcPr>
            <w:tcW w:w="1284" w:type="dxa"/>
            <w:tcBorders>
              <w:left w:val="nil"/>
            </w:tcBorders>
            <w:vAlign w:val="bottom"/>
          </w:tcPr>
          <w:p w14:paraId="4B5FAE1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OG0005941</w:t>
            </w:r>
          </w:p>
        </w:tc>
        <w:tc>
          <w:tcPr>
            <w:tcW w:w="1053" w:type="dxa"/>
            <w:vAlign w:val="bottom"/>
          </w:tcPr>
          <w:p w14:paraId="30A7C29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22</w:t>
            </w:r>
          </w:p>
        </w:tc>
        <w:tc>
          <w:tcPr>
            <w:tcW w:w="1580" w:type="dxa"/>
            <w:vAlign w:val="bottom"/>
          </w:tcPr>
          <w:p w14:paraId="2EE0E0D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041E649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0.77</w:t>
            </w:r>
          </w:p>
        </w:tc>
        <w:tc>
          <w:tcPr>
            <w:tcW w:w="1580" w:type="dxa"/>
            <w:vAlign w:val="bottom"/>
          </w:tcPr>
          <w:p w14:paraId="1D06799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1C740D5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0.73</w:t>
            </w:r>
          </w:p>
        </w:tc>
        <w:tc>
          <w:tcPr>
            <w:tcW w:w="1446" w:type="dxa"/>
            <w:tcBorders>
              <w:right w:val="nil"/>
            </w:tcBorders>
            <w:vAlign w:val="bottom"/>
          </w:tcPr>
          <w:p w14:paraId="2B30C13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58B595C4" w14:textId="77777777" w:rsidTr="00A14B95">
        <w:trPr>
          <w:trHeight w:val="255"/>
        </w:trPr>
        <w:tc>
          <w:tcPr>
            <w:tcW w:w="1284" w:type="dxa"/>
            <w:tcBorders>
              <w:left w:val="nil"/>
            </w:tcBorders>
            <w:vAlign w:val="bottom"/>
          </w:tcPr>
          <w:p w14:paraId="169AA4B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OG0006662</w:t>
            </w:r>
          </w:p>
        </w:tc>
        <w:tc>
          <w:tcPr>
            <w:tcW w:w="1053" w:type="dxa"/>
            <w:vAlign w:val="bottom"/>
          </w:tcPr>
          <w:p w14:paraId="45AD2D6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18</w:t>
            </w:r>
          </w:p>
        </w:tc>
        <w:tc>
          <w:tcPr>
            <w:tcW w:w="1580" w:type="dxa"/>
            <w:vAlign w:val="bottom"/>
          </w:tcPr>
          <w:p w14:paraId="1FB2F7F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2FDED59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vAlign w:val="bottom"/>
          </w:tcPr>
          <w:p w14:paraId="12B57B3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5744DA0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0.80</w:t>
            </w:r>
          </w:p>
        </w:tc>
        <w:tc>
          <w:tcPr>
            <w:tcW w:w="1446" w:type="dxa"/>
            <w:tcBorders>
              <w:right w:val="nil"/>
            </w:tcBorders>
            <w:vAlign w:val="bottom"/>
          </w:tcPr>
          <w:p w14:paraId="076C16D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4E9B2E8B" w14:textId="77777777" w:rsidTr="00A14B95">
        <w:trPr>
          <w:trHeight w:val="255"/>
        </w:trPr>
        <w:tc>
          <w:tcPr>
            <w:tcW w:w="1284" w:type="dxa"/>
            <w:tcBorders>
              <w:left w:val="nil"/>
            </w:tcBorders>
            <w:vAlign w:val="bottom"/>
          </w:tcPr>
          <w:p w14:paraId="493F619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OG0006889</w:t>
            </w:r>
          </w:p>
        </w:tc>
        <w:tc>
          <w:tcPr>
            <w:tcW w:w="1053" w:type="dxa"/>
            <w:vAlign w:val="bottom"/>
          </w:tcPr>
          <w:p w14:paraId="1F907C9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17</w:t>
            </w:r>
          </w:p>
        </w:tc>
        <w:tc>
          <w:tcPr>
            <w:tcW w:w="1580" w:type="dxa"/>
            <w:vAlign w:val="bottom"/>
          </w:tcPr>
          <w:p w14:paraId="0509257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4AEF3A4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0.71</w:t>
            </w:r>
          </w:p>
        </w:tc>
        <w:tc>
          <w:tcPr>
            <w:tcW w:w="1580" w:type="dxa"/>
            <w:vAlign w:val="bottom"/>
          </w:tcPr>
          <w:p w14:paraId="569C36F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41F4CAB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0.73</w:t>
            </w:r>
          </w:p>
        </w:tc>
        <w:tc>
          <w:tcPr>
            <w:tcW w:w="1446" w:type="dxa"/>
            <w:tcBorders>
              <w:right w:val="nil"/>
            </w:tcBorders>
            <w:vAlign w:val="bottom"/>
          </w:tcPr>
          <w:p w14:paraId="671292E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0.50</w:t>
            </w:r>
          </w:p>
        </w:tc>
      </w:tr>
      <w:tr w:rsidR="00784677" w:rsidRPr="001504F8" w14:paraId="49F2093A" w14:textId="77777777" w:rsidTr="00A14B95">
        <w:trPr>
          <w:trHeight w:val="255"/>
        </w:trPr>
        <w:tc>
          <w:tcPr>
            <w:tcW w:w="1284" w:type="dxa"/>
            <w:tcBorders>
              <w:left w:val="nil"/>
              <w:bottom w:val="nil"/>
            </w:tcBorders>
            <w:vAlign w:val="bottom"/>
          </w:tcPr>
          <w:p w14:paraId="325556E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OG0006940</w:t>
            </w:r>
          </w:p>
        </w:tc>
        <w:tc>
          <w:tcPr>
            <w:tcW w:w="1053" w:type="dxa"/>
            <w:tcBorders>
              <w:bottom w:val="nil"/>
            </w:tcBorders>
            <w:vAlign w:val="bottom"/>
          </w:tcPr>
          <w:p w14:paraId="0EF48011"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17</w:t>
            </w:r>
          </w:p>
        </w:tc>
        <w:tc>
          <w:tcPr>
            <w:tcW w:w="1580" w:type="dxa"/>
            <w:tcBorders>
              <w:bottom w:val="nil"/>
            </w:tcBorders>
            <w:vAlign w:val="bottom"/>
          </w:tcPr>
          <w:p w14:paraId="54E1C7F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bottom w:val="nil"/>
            </w:tcBorders>
            <w:vAlign w:val="bottom"/>
          </w:tcPr>
          <w:p w14:paraId="74C14CF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tcBorders>
              <w:bottom w:val="nil"/>
            </w:tcBorders>
            <w:vAlign w:val="bottom"/>
          </w:tcPr>
          <w:p w14:paraId="36B33BD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bottom w:val="nil"/>
            </w:tcBorders>
            <w:vAlign w:val="bottom"/>
          </w:tcPr>
          <w:p w14:paraId="150C385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0.87</w:t>
            </w:r>
          </w:p>
        </w:tc>
        <w:tc>
          <w:tcPr>
            <w:tcW w:w="1446" w:type="dxa"/>
            <w:tcBorders>
              <w:bottom w:val="nil"/>
              <w:right w:val="nil"/>
            </w:tcBorders>
            <w:vAlign w:val="bottom"/>
          </w:tcPr>
          <w:p w14:paraId="10DB590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0.50</w:t>
            </w:r>
          </w:p>
        </w:tc>
      </w:tr>
      <w:tr w:rsidR="00784677" w:rsidRPr="001504F8" w14:paraId="52740347" w14:textId="77777777" w:rsidTr="00A14B95">
        <w:trPr>
          <w:trHeight w:val="271"/>
        </w:trPr>
        <w:tc>
          <w:tcPr>
            <w:tcW w:w="1284" w:type="dxa"/>
            <w:tcBorders>
              <w:top w:val="nil"/>
              <w:left w:val="nil"/>
              <w:bottom w:val="nil"/>
            </w:tcBorders>
            <w:vAlign w:val="bottom"/>
          </w:tcPr>
          <w:p w14:paraId="6558C0B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OG0006941</w:t>
            </w:r>
          </w:p>
        </w:tc>
        <w:tc>
          <w:tcPr>
            <w:tcW w:w="1053" w:type="dxa"/>
            <w:tcBorders>
              <w:top w:val="nil"/>
              <w:bottom w:val="nil"/>
            </w:tcBorders>
            <w:vAlign w:val="bottom"/>
          </w:tcPr>
          <w:p w14:paraId="18E5699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17</w:t>
            </w:r>
          </w:p>
        </w:tc>
        <w:tc>
          <w:tcPr>
            <w:tcW w:w="1580" w:type="dxa"/>
            <w:tcBorders>
              <w:top w:val="nil"/>
              <w:bottom w:val="nil"/>
            </w:tcBorders>
            <w:vAlign w:val="bottom"/>
          </w:tcPr>
          <w:p w14:paraId="340FD80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top w:val="nil"/>
              <w:bottom w:val="nil"/>
            </w:tcBorders>
            <w:vAlign w:val="bottom"/>
          </w:tcPr>
          <w:p w14:paraId="5EDEB9F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0.71</w:t>
            </w:r>
          </w:p>
        </w:tc>
        <w:tc>
          <w:tcPr>
            <w:tcW w:w="1580" w:type="dxa"/>
            <w:tcBorders>
              <w:top w:val="nil"/>
              <w:bottom w:val="nil"/>
            </w:tcBorders>
            <w:vAlign w:val="bottom"/>
          </w:tcPr>
          <w:p w14:paraId="2192030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top w:val="nil"/>
              <w:bottom w:val="nil"/>
            </w:tcBorders>
            <w:vAlign w:val="bottom"/>
          </w:tcPr>
          <w:p w14:paraId="798A7DB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0.67</w:t>
            </w:r>
          </w:p>
        </w:tc>
        <w:tc>
          <w:tcPr>
            <w:tcW w:w="1446" w:type="dxa"/>
            <w:tcBorders>
              <w:top w:val="nil"/>
              <w:bottom w:val="nil"/>
              <w:right w:val="nil"/>
            </w:tcBorders>
            <w:vAlign w:val="bottom"/>
          </w:tcPr>
          <w:p w14:paraId="510546A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44D76AF2" w14:textId="77777777" w:rsidTr="00A14B95">
        <w:trPr>
          <w:trHeight w:val="293"/>
        </w:trPr>
        <w:tc>
          <w:tcPr>
            <w:tcW w:w="1284" w:type="dxa"/>
            <w:tcBorders>
              <w:top w:val="nil"/>
              <w:left w:val="nil"/>
              <w:bottom w:val="nil"/>
            </w:tcBorders>
            <w:vAlign w:val="bottom"/>
          </w:tcPr>
          <w:p w14:paraId="47AEA4B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OG0006951</w:t>
            </w:r>
          </w:p>
        </w:tc>
        <w:tc>
          <w:tcPr>
            <w:tcW w:w="1053" w:type="dxa"/>
            <w:tcBorders>
              <w:top w:val="nil"/>
              <w:bottom w:val="nil"/>
            </w:tcBorders>
            <w:vAlign w:val="bottom"/>
          </w:tcPr>
          <w:p w14:paraId="11F2E0B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17</w:t>
            </w:r>
          </w:p>
        </w:tc>
        <w:tc>
          <w:tcPr>
            <w:tcW w:w="1580" w:type="dxa"/>
            <w:tcBorders>
              <w:top w:val="nil"/>
              <w:bottom w:val="nil"/>
            </w:tcBorders>
            <w:vAlign w:val="bottom"/>
          </w:tcPr>
          <w:p w14:paraId="2DA3C89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top w:val="nil"/>
              <w:bottom w:val="nil"/>
            </w:tcBorders>
            <w:vAlign w:val="bottom"/>
          </w:tcPr>
          <w:p w14:paraId="7F520E5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0.71</w:t>
            </w:r>
          </w:p>
        </w:tc>
        <w:tc>
          <w:tcPr>
            <w:tcW w:w="1580" w:type="dxa"/>
            <w:tcBorders>
              <w:top w:val="nil"/>
              <w:bottom w:val="nil"/>
            </w:tcBorders>
            <w:vAlign w:val="bottom"/>
          </w:tcPr>
          <w:p w14:paraId="09FDB54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top w:val="nil"/>
              <w:bottom w:val="nil"/>
            </w:tcBorders>
            <w:vAlign w:val="bottom"/>
          </w:tcPr>
          <w:p w14:paraId="6520B80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0.67</w:t>
            </w:r>
          </w:p>
        </w:tc>
        <w:tc>
          <w:tcPr>
            <w:tcW w:w="1446" w:type="dxa"/>
            <w:tcBorders>
              <w:top w:val="nil"/>
              <w:bottom w:val="nil"/>
              <w:right w:val="nil"/>
            </w:tcBorders>
            <w:vAlign w:val="bottom"/>
          </w:tcPr>
          <w:p w14:paraId="33404D0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0EB1ADF9" w14:textId="77777777" w:rsidTr="00A14B95">
        <w:trPr>
          <w:trHeight w:val="271"/>
        </w:trPr>
        <w:tc>
          <w:tcPr>
            <w:tcW w:w="1284" w:type="dxa"/>
            <w:tcBorders>
              <w:top w:val="nil"/>
              <w:left w:val="nil"/>
              <w:bottom w:val="nil"/>
            </w:tcBorders>
            <w:vAlign w:val="bottom"/>
          </w:tcPr>
          <w:p w14:paraId="172E8D4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OG0007141</w:t>
            </w:r>
          </w:p>
        </w:tc>
        <w:tc>
          <w:tcPr>
            <w:tcW w:w="1053" w:type="dxa"/>
            <w:tcBorders>
              <w:top w:val="nil"/>
              <w:bottom w:val="nil"/>
            </w:tcBorders>
            <w:vAlign w:val="bottom"/>
          </w:tcPr>
          <w:p w14:paraId="6FED80B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16</w:t>
            </w:r>
          </w:p>
        </w:tc>
        <w:tc>
          <w:tcPr>
            <w:tcW w:w="1580" w:type="dxa"/>
            <w:tcBorders>
              <w:top w:val="nil"/>
              <w:bottom w:val="nil"/>
            </w:tcBorders>
            <w:vAlign w:val="bottom"/>
          </w:tcPr>
          <w:p w14:paraId="05704D6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top w:val="nil"/>
              <w:bottom w:val="nil"/>
            </w:tcBorders>
            <w:vAlign w:val="bottom"/>
          </w:tcPr>
          <w:p w14:paraId="4056C07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tcBorders>
              <w:top w:val="nil"/>
              <w:bottom w:val="nil"/>
            </w:tcBorders>
            <w:vAlign w:val="bottom"/>
          </w:tcPr>
          <w:p w14:paraId="5B2155D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top w:val="nil"/>
              <w:bottom w:val="nil"/>
            </w:tcBorders>
            <w:vAlign w:val="bottom"/>
          </w:tcPr>
          <w:p w14:paraId="28E7DC9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0.80</w:t>
            </w:r>
          </w:p>
        </w:tc>
        <w:tc>
          <w:tcPr>
            <w:tcW w:w="1446" w:type="dxa"/>
            <w:tcBorders>
              <w:top w:val="nil"/>
              <w:bottom w:val="nil"/>
              <w:right w:val="nil"/>
            </w:tcBorders>
            <w:vAlign w:val="bottom"/>
          </w:tcPr>
          <w:p w14:paraId="6205AC5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699E6AE5" w14:textId="77777777" w:rsidTr="00A14B95">
        <w:trPr>
          <w:trHeight w:val="271"/>
        </w:trPr>
        <w:tc>
          <w:tcPr>
            <w:tcW w:w="1284" w:type="dxa"/>
            <w:tcBorders>
              <w:top w:val="nil"/>
              <w:left w:val="nil"/>
            </w:tcBorders>
            <w:vAlign w:val="bottom"/>
          </w:tcPr>
          <w:p w14:paraId="516BE28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OG0007285</w:t>
            </w:r>
          </w:p>
        </w:tc>
        <w:tc>
          <w:tcPr>
            <w:tcW w:w="1053" w:type="dxa"/>
            <w:tcBorders>
              <w:top w:val="nil"/>
            </w:tcBorders>
            <w:vAlign w:val="bottom"/>
          </w:tcPr>
          <w:p w14:paraId="32DF24C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15</w:t>
            </w:r>
          </w:p>
        </w:tc>
        <w:tc>
          <w:tcPr>
            <w:tcW w:w="1580" w:type="dxa"/>
            <w:tcBorders>
              <w:top w:val="nil"/>
            </w:tcBorders>
            <w:vAlign w:val="bottom"/>
          </w:tcPr>
          <w:p w14:paraId="35937D5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top w:val="nil"/>
            </w:tcBorders>
            <w:vAlign w:val="bottom"/>
          </w:tcPr>
          <w:p w14:paraId="763BC37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0.71</w:t>
            </w:r>
          </w:p>
        </w:tc>
        <w:tc>
          <w:tcPr>
            <w:tcW w:w="1580" w:type="dxa"/>
            <w:tcBorders>
              <w:top w:val="nil"/>
            </w:tcBorders>
            <w:vAlign w:val="bottom"/>
          </w:tcPr>
          <w:p w14:paraId="6DC6EF7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top w:val="nil"/>
            </w:tcBorders>
            <w:vAlign w:val="bottom"/>
          </w:tcPr>
          <w:p w14:paraId="03DE9C6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0.67</w:t>
            </w:r>
          </w:p>
        </w:tc>
        <w:tc>
          <w:tcPr>
            <w:tcW w:w="1446" w:type="dxa"/>
            <w:tcBorders>
              <w:top w:val="nil"/>
              <w:right w:val="nil"/>
            </w:tcBorders>
            <w:vAlign w:val="bottom"/>
          </w:tcPr>
          <w:p w14:paraId="0E22D6F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73E76D34" w14:textId="77777777" w:rsidTr="00A14B95">
        <w:trPr>
          <w:trHeight w:val="271"/>
        </w:trPr>
        <w:tc>
          <w:tcPr>
            <w:tcW w:w="1284" w:type="dxa"/>
            <w:tcBorders>
              <w:left w:val="nil"/>
            </w:tcBorders>
            <w:vAlign w:val="bottom"/>
          </w:tcPr>
          <w:p w14:paraId="7D77BBD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OG0007290</w:t>
            </w:r>
          </w:p>
        </w:tc>
        <w:tc>
          <w:tcPr>
            <w:tcW w:w="1053" w:type="dxa"/>
            <w:vAlign w:val="bottom"/>
          </w:tcPr>
          <w:p w14:paraId="756F03F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15</w:t>
            </w:r>
          </w:p>
        </w:tc>
        <w:tc>
          <w:tcPr>
            <w:tcW w:w="1580" w:type="dxa"/>
            <w:vAlign w:val="bottom"/>
          </w:tcPr>
          <w:p w14:paraId="3EF8368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534FE4F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vAlign w:val="bottom"/>
          </w:tcPr>
          <w:p w14:paraId="3B103D2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79072EC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0.80</w:t>
            </w:r>
          </w:p>
        </w:tc>
        <w:tc>
          <w:tcPr>
            <w:tcW w:w="1446" w:type="dxa"/>
            <w:tcBorders>
              <w:right w:val="nil"/>
            </w:tcBorders>
            <w:vAlign w:val="bottom"/>
          </w:tcPr>
          <w:p w14:paraId="239A5CD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253A8A09" w14:textId="77777777" w:rsidTr="00A14B95">
        <w:tblPrEx>
          <w:tblBorders>
            <w:top w:val="none" w:sz="0" w:space="0" w:color="auto"/>
          </w:tblBorders>
        </w:tblPrEx>
        <w:trPr>
          <w:trHeight w:val="271"/>
        </w:trPr>
        <w:tc>
          <w:tcPr>
            <w:tcW w:w="1284" w:type="dxa"/>
            <w:vAlign w:val="bottom"/>
          </w:tcPr>
          <w:p w14:paraId="1055555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OG0007298</w:t>
            </w:r>
          </w:p>
        </w:tc>
        <w:tc>
          <w:tcPr>
            <w:tcW w:w="1053" w:type="dxa"/>
            <w:vAlign w:val="bottom"/>
          </w:tcPr>
          <w:p w14:paraId="34B7780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15</w:t>
            </w:r>
          </w:p>
        </w:tc>
        <w:tc>
          <w:tcPr>
            <w:tcW w:w="1580" w:type="dxa"/>
            <w:vAlign w:val="bottom"/>
          </w:tcPr>
          <w:p w14:paraId="7D841EF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50A60BE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0.88</w:t>
            </w:r>
          </w:p>
        </w:tc>
        <w:tc>
          <w:tcPr>
            <w:tcW w:w="1580" w:type="dxa"/>
            <w:vAlign w:val="bottom"/>
          </w:tcPr>
          <w:p w14:paraId="0D23931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28CE514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0.87</w:t>
            </w:r>
          </w:p>
        </w:tc>
        <w:tc>
          <w:tcPr>
            <w:tcW w:w="1446" w:type="dxa"/>
            <w:vAlign w:val="bottom"/>
          </w:tcPr>
          <w:p w14:paraId="0E105FD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54ACACAF" w14:textId="77777777" w:rsidTr="00A14B95">
        <w:tblPrEx>
          <w:tblBorders>
            <w:top w:val="none" w:sz="0" w:space="0" w:color="auto"/>
          </w:tblBorders>
        </w:tblPrEx>
        <w:trPr>
          <w:trHeight w:val="255"/>
        </w:trPr>
        <w:tc>
          <w:tcPr>
            <w:tcW w:w="1284" w:type="dxa"/>
            <w:vAlign w:val="bottom"/>
          </w:tcPr>
          <w:p w14:paraId="51CE528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OG0007328</w:t>
            </w:r>
          </w:p>
        </w:tc>
        <w:tc>
          <w:tcPr>
            <w:tcW w:w="1053" w:type="dxa"/>
            <w:vAlign w:val="bottom"/>
          </w:tcPr>
          <w:p w14:paraId="7342293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15</w:t>
            </w:r>
          </w:p>
        </w:tc>
        <w:tc>
          <w:tcPr>
            <w:tcW w:w="1580" w:type="dxa"/>
            <w:vAlign w:val="bottom"/>
          </w:tcPr>
          <w:p w14:paraId="4C34FB9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vAlign w:val="bottom"/>
          </w:tcPr>
          <w:p w14:paraId="27A41E5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0.71</w:t>
            </w:r>
          </w:p>
        </w:tc>
        <w:tc>
          <w:tcPr>
            <w:tcW w:w="1580" w:type="dxa"/>
            <w:vAlign w:val="bottom"/>
          </w:tcPr>
          <w:p w14:paraId="5E2C53E1"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vAlign w:val="bottom"/>
          </w:tcPr>
          <w:p w14:paraId="659AD6F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0.67</w:t>
            </w:r>
          </w:p>
        </w:tc>
        <w:tc>
          <w:tcPr>
            <w:tcW w:w="1446" w:type="dxa"/>
            <w:vAlign w:val="bottom"/>
          </w:tcPr>
          <w:p w14:paraId="0036E2EF"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0D930499" w14:textId="77777777" w:rsidTr="00A14B95">
        <w:trPr>
          <w:trHeight w:val="255"/>
        </w:trPr>
        <w:tc>
          <w:tcPr>
            <w:tcW w:w="1284" w:type="dxa"/>
            <w:tcBorders>
              <w:bottom w:val="nil"/>
            </w:tcBorders>
            <w:vAlign w:val="bottom"/>
          </w:tcPr>
          <w:p w14:paraId="7F69A8D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OG0007463</w:t>
            </w:r>
          </w:p>
        </w:tc>
        <w:tc>
          <w:tcPr>
            <w:tcW w:w="1053" w:type="dxa"/>
            <w:tcBorders>
              <w:bottom w:val="nil"/>
            </w:tcBorders>
            <w:vAlign w:val="bottom"/>
          </w:tcPr>
          <w:p w14:paraId="137E29B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14</w:t>
            </w:r>
          </w:p>
        </w:tc>
        <w:tc>
          <w:tcPr>
            <w:tcW w:w="1580" w:type="dxa"/>
            <w:tcBorders>
              <w:bottom w:val="nil"/>
            </w:tcBorders>
            <w:vAlign w:val="bottom"/>
          </w:tcPr>
          <w:p w14:paraId="6A13894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bottom w:val="nil"/>
            </w:tcBorders>
            <w:vAlign w:val="bottom"/>
          </w:tcPr>
          <w:p w14:paraId="0A86584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0.77</w:t>
            </w:r>
          </w:p>
        </w:tc>
        <w:tc>
          <w:tcPr>
            <w:tcW w:w="1580" w:type="dxa"/>
            <w:tcBorders>
              <w:bottom w:val="nil"/>
            </w:tcBorders>
            <w:vAlign w:val="bottom"/>
          </w:tcPr>
          <w:p w14:paraId="5EF5CD2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bottom w:val="nil"/>
            </w:tcBorders>
            <w:vAlign w:val="bottom"/>
          </w:tcPr>
          <w:p w14:paraId="16CC027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0.73</w:t>
            </w:r>
          </w:p>
        </w:tc>
        <w:tc>
          <w:tcPr>
            <w:tcW w:w="1446" w:type="dxa"/>
            <w:tcBorders>
              <w:bottom w:val="nil"/>
            </w:tcBorders>
            <w:vAlign w:val="bottom"/>
          </w:tcPr>
          <w:p w14:paraId="2B87A35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29847393" w14:textId="77777777" w:rsidTr="00A14B95">
        <w:trPr>
          <w:trHeight w:val="271"/>
        </w:trPr>
        <w:tc>
          <w:tcPr>
            <w:tcW w:w="1284" w:type="dxa"/>
            <w:tcBorders>
              <w:bottom w:val="single" w:sz="4" w:space="0" w:color="auto"/>
            </w:tcBorders>
            <w:vAlign w:val="bottom"/>
          </w:tcPr>
          <w:p w14:paraId="5C2424F1"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OG0007689</w:t>
            </w:r>
          </w:p>
        </w:tc>
        <w:tc>
          <w:tcPr>
            <w:tcW w:w="1053" w:type="dxa"/>
            <w:tcBorders>
              <w:bottom w:val="single" w:sz="4" w:space="0" w:color="auto"/>
            </w:tcBorders>
            <w:vAlign w:val="bottom"/>
          </w:tcPr>
          <w:p w14:paraId="71AA16B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13</w:t>
            </w:r>
          </w:p>
        </w:tc>
        <w:tc>
          <w:tcPr>
            <w:tcW w:w="1580" w:type="dxa"/>
            <w:tcBorders>
              <w:bottom w:val="single" w:sz="4" w:space="0" w:color="auto"/>
            </w:tcBorders>
            <w:vAlign w:val="bottom"/>
          </w:tcPr>
          <w:p w14:paraId="2535D97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Panarthropoda</w:t>
            </w:r>
          </w:p>
        </w:tc>
        <w:tc>
          <w:tcPr>
            <w:tcW w:w="1053" w:type="dxa"/>
            <w:tcBorders>
              <w:bottom w:val="single" w:sz="4" w:space="0" w:color="auto"/>
            </w:tcBorders>
            <w:vAlign w:val="bottom"/>
          </w:tcPr>
          <w:p w14:paraId="1DE4C7F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0.71</w:t>
            </w:r>
          </w:p>
        </w:tc>
        <w:tc>
          <w:tcPr>
            <w:tcW w:w="1580" w:type="dxa"/>
            <w:tcBorders>
              <w:bottom w:val="single" w:sz="4" w:space="0" w:color="auto"/>
            </w:tcBorders>
            <w:vAlign w:val="bottom"/>
          </w:tcPr>
          <w:p w14:paraId="6CD7C30A"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580" w:type="dxa"/>
            <w:tcBorders>
              <w:bottom w:val="single" w:sz="4" w:space="0" w:color="auto"/>
            </w:tcBorders>
            <w:vAlign w:val="bottom"/>
          </w:tcPr>
          <w:p w14:paraId="2C6249F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0.67</w:t>
            </w:r>
          </w:p>
        </w:tc>
        <w:tc>
          <w:tcPr>
            <w:tcW w:w="1446" w:type="dxa"/>
            <w:tcBorders>
              <w:bottom w:val="single" w:sz="4" w:space="0" w:color="auto"/>
            </w:tcBorders>
            <w:vAlign w:val="bottom"/>
          </w:tcPr>
          <w:p w14:paraId="51BBB7B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3FD20A08" w14:textId="77777777" w:rsidTr="00A14B95">
        <w:trPr>
          <w:trHeight w:val="255"/>
        </w:trPr>
        <w:tc>
          <w:tcPr>
            <w:tcW w:w="1284" w:type="dxa"/>
            <w:tcBorders>
              <w:top w:val="single" w:sz="4" w:space="0" w:color="auto"/>
            </w:tcBorders>
            <w:vAlign w:val="bottom"/>
          </w:tcPr>
          <w:p w14:paraId="5952A4C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OG0005423</w:t>
            </w:r>
          </w:p>
        </w:tc>
        <w:tc>
          <w:tcPr>
            <w:tcW w:w="1053" w:type="dxa"/>
            <w:tcBorders>
              <w:top w:val="single" w:sz="4" w:space="0" w:color="auto"/>
            </w:tcBorders>
            <w:vAlign w:val="bottom"/>
          </w:tcPr>
          <w:p w14:paraId="5288EA2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26</w:t>
            </w:r>
          </w:p>
        </w:tc>
        <w:tc>
          <w:tcPr>
            <w:tcW w:w="1580" w:type="dxa"/>
            <w:tcBorders>
              <w:top w:val="single" w:sz="4" w:space="0" w:color="auto"/>
            </w:tcBorders>
            <w:vAlign w:val="bottom"/>
          </w:tcPr>
          <w:p w14:paraId="698B649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Nematoda+</w:t>
            </w:r>
            <w:r w:rsidRPr="001504F8">
              <w:rPr>
                <w:rFonts w:ascii="Gill Sans" w:eastAsia="Times New Roman" w:hAnsi="Gill Sans" w:cs="Gill Sans"/>
                <w:sz w:val="18"/>
                <w:szCs w:val="20"/>
              </w:rPr>
              <w:br/>
              <w:t>Tardigrada</w:t>
            </w:r>
          </w:p>
        </w:tc>
        <w:tc>
          <w:tcPr>
            <w:tcW w:w="1053" w:type="dxa"/>
            <w:tcBorders>
              <w:top w:val="single" w:sz="4" w:space="0" w:color="auto"/>
            </w:tcBorders>
            <w:vAlign w:val="bottom"/>
          </w:tcPr>
          <w:p w14:paraId="239E8B7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tcBorders>
              <w:top w:val="single" w:sz="4" w:space="0" w:color="auto"/>
            </w:tcBorders>
            <w:vAlign w:val="bottom"/>
          </w:tcPr>
          <w:p w14:paraId="1459E85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0.89</w:t>
            </w:r>
          </w:p>
        </w:tc>
        <w:tc>
          <w:tcPr>
            <w:tcW w:w="1580" w:type="dxa"/>
            <w:tcBorders>
              <w:top w:val="single" w:sz="4" w:space="0" w:color="auto"/>
            </w:tcBorders>
            <w:vAlign w:val="bottom"/>
          </w:tcPr>
          <w:p w14:paraId="583338B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446" w:type="dxa"/>
            <w:tcBorders>
              <w:top w:val="single" w:sz="4" w:space="0" w:color="auto"/>
            </w:tcBorders>
            <w:vAlign w:val="bottom"/>
          </w:tcPr>
          <w:p w14:paraId="40134F3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0.50</w:t>
            </w:r>
          </w:p>
        </w:tc>
      </w:tr>
      <w:tr w:rsidR="00784677" w:rsidRPr="001504F8" w14:paraId="000DDCB0" w14:textId="77777777" w:rsidTr="00A14B95">
        <w:tblPrEx>
          <w:tblBorders>
            <w:top w:val="none" w:sz="0" w:space="0" w:color="auto"/>
          </w:tblBorders>
        </w:tblPrEx>
        <w:trPr>
          <w:trHeight w:val="255"/>
        </w:trPr>
        <w:tc>
          <w:tcPr>
            <w:tcW w:w="1284" w:type="dxa"/>
            <w:vAlign w:val="bottom"/>
          </w:tcPr>
          <w:p w14:paraId="77D798B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OG0006414</w:t>
            </w:r>
          </w:p>
        </w:tc>
        <w:tc>
          <w:tcPr>
            <w:tcW w:w="1053" w:type="dxa"/>
            <w:vAlign w:val="bottom"/>
          </w:tcPr>
          <w:p w14:paraId="250A8D1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20</w:t>
            </w:r>
          </w:p>
        </w:tc>
        <w:tc>
          <w:tcPr>
            <w:tcW w:w="1580" w:type="dxa"/>
            <w:vAlign w:val="bottom"/>
          </w:tcPr>
          <w:p w14:paraId="20D327F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Nematoda+</w:t>
            </w:r>
            <w:r w:rsidRPr="001504F8">
              <w:rPr>
                <w:rFonts w:ascii="Gill Sans" w:eastAsia="Times New Roman" w:hAnsi="Gill Sans" w:cs="Gill Sans"/>
                <w:sz w:val="18"/>
                <w:szCs w:val="20"/>
              </w:rPr>
              <w:br/>
              <w:t>Tardigrada</w:t>
            </w:r>
          </w:p>
        </w:tc>
        <w:tc>
          <w:tcPr>
            <w:tcW w:w="1053" w:type="dxa"/>
            <w:vAlign w:val="bottom"/>
          </w:tcPr>
          <w:p w14:paraId="5FB1C1B7"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vAlign w:val="bottom"/>
          </w:tcPr>
          <w:p w14:paraId="41617B2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0.78</w:t>
            </w:r>
          </w:p>
        </w:tc>
        <w:tc>
          <w:tcPr>
            <w:tcW w:w="1580" w:type="dxa"/>
            <w:vAlign w:val="bottom"/>
          </w:tcPr>
          <w:p w14:paraId="53BE295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446" w:type="dxa"/>
            <w:vAlign w:val="bottom"/>
          </w:tcPr>
          <w:p w14:paraId="41449B7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25AA3811" w14:textId="77777777" w:rsidTr="00A14B95">
        <w:tblPrEx>
          <w:tblBorders>
            <w:top w:val="none" w:sz="0" w:space="0" w:color="auto"/>
          </w:tblBorders>
        </w:tblPrEx>
        <w:trPr>
          <w:trHeight w:val="255"/>
        </w:trPr>
        <w:tc>
          <w:tcPr>
            <w:tcW w:w="1284" w:type="dxa"/>
            <w:tcBorders>
              <w:bottom w:val="nil"/>
            </w:tcBorders>
            <w:vAlign w:val="bottom"/>
          </w:tcPr>
          <w:p w14:paraId="2ED7E9F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kern w:val="1"/>
                <w:sz w:val="18"/>
                <w:szCs w:val="20"/>
              </w:rPr>
            </w:pPr>
            <w:r w:rsidRPr="001504F8">
              <w:rPr>
                <w:rFonts w:ascii="Gill Sans" w:eastAsia="Times New Roman" w:hAnsi="Gill Sans" w:cs="Gill Sans"/>
                <w:sz w:val="18"/>
                <w:szCs w:val="20"/>
              </w:rPr>
              <w:t>OG0007199</w:t>
            </w:r>
          </w:p>
        </w:tc>
        <w:tc>
          <w:tcPr>
            <w:tcW w:w="1053" w:type="dxa"/>
            <w:tcBorders>
              <w:bottom w:val="nil"/>
            </w:tcBorders>
            <w:vAlign w:val="bottom"/>
          </w:tcPr>
          <w:p w14:paraId="2C383C2B"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16</w:t>
            </w:r>
          </w:p>
        </w:tc>
        <w:tc>
          <w:tcPr>
            <w:tcW w:w="1580" w:type="dxa"/>
            <w:tcBorders>
              <w:bottom w:val="nil"/>
            </w:tcBorders>
            <w:vAlign w:val="bottom"/>
          </w:tcPr>
          <w:p w14:paraId="04691A03"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Nematoda+</w:t>
            </w:r>
            <w:r w:rsidRPr="001504F8">
              <w:rPr>
                <w:rFonts w:ascii="Gill Sans" w:eastAsia="Times New Roman" w:hAnsi="Gill Sans" w:cs="Gill Sans"/>
                <w:sz w:val="18"/>
                <w:szCs w:val="20"/>
              </w:rPr>
              <w:br/>
              <w:t>Tardigrada</w:t>
            </w:r>
          </w:p>
        </w:tc>
        <w:tc>
          <w:tcPr>
            <w:tcW w:w="1053" w:type="dxa"/>
            <w:tcBorders>
              <w:bottom w:val="nil"/>
            </w:tcBorders>
            <w:vAlign w:val="bottom"/>
          </w:tcPr>
          <w:p w14:paraId="4F17972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0.91</w:t>
            </w:r>
          </w:p>
        </w:tc>
        <w:tc>
          <w:tcPr>
            <w:tcW w:w="1580" w:type="dxa"/>
            <w:tcBorders>
              <w:bottom w:val="nil"/>
            </w:tcBorders>
            <w:vAlign w:val="bottom"/>
          </w:tcPr>
          <w:p w14:paraId="570E26C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c>
          <w:tcPr>
            <w:tcW w:w="1580" w:type="dxa"/>
            <w:tcBorders>
              <w:bottom w:val="nil"/>
            </w:tcBorders>
            <w:vAlign w:val="bottom"/>
          </w:tcPr>
          <w:p w14:paraId="54F387C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446" w:type="dxa"/>
            <w:tcBorders>
              <w:bottom w:val="nil"/>
            </w:tcBorders>
            <w:vAlign w:val="bottom"/>
          </w:tcPr>
          <w:p w14:paraId="1DAD8A9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0.50</w:t>
            </w:r>
          </w:p>
        </w:tc>
      </w:tr>
      <w:tr w:rsidR="00784677" w:rsidRPr="001504F8" w14:paraId="4B15F5E3" w14:textId="77777777" w:rsidTr="00A14B95">
        <w:trPr>
          <w:trHeight w:val="255"/>
        </w:trPr>
        <w:tc>
          <w:tcPr>
            <w:tcW w:w="1284" w:type="dxa"/>
            <w:tcBorders>
              <w:bottom w:val="nil"/>
            </w:tcBorders>
            <w:vAlign w:val="bottom"/>
          </w:tcPr>
          <w:p w14:paraId="0E35B806"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OG0007812</w:t>
            </w:r>
          </w:p>
        </w:tc>
        <w:tc>
          <w:tcPr>
            <w:tcW w:w="1053" w:type="dxa"/>
            <w:tcBorders>
              <w:bottom w:val="nil"/>
            </w:tcBorders>
            <w:vAlign w:val="bottom"/>
          </w:tcPr>
          <w:p w14:paraId="3DE17B79"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13</w:t>
            </w:r>
          </w:p>
        </w:tc>
        <w:tc>
          <w:tcPr>
            <w:tcW w:w="1580" w:type="dxa"/>
            <w:tcBorders>
              <w:bottom w:val="nil"/>
            </w:tcBorders>
            <w:vAlign w:val="bottom"/>
          </w:tcPr>
          <w:p w14:paraId="0E4A9AC4"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Nematoda+</w:t>
            </w:r>
            <w:r w:rsidRPr="001504F8">
              <w:rPr>
                <w:rFonts w:ascii="Gill Sans" w:eastAsia="Times New Roman" w:hAnsi="Gill Sans" w:cs="Gill Sans"/>
                <w:sz w:val="18"/>
                <w:szCs w:val="20"/>
              </w:rPr>
              <w:br/>
              <w:t>Tardigrada</w:t>
            </w:r>
          </w:p>
        </w:tc>
        <w:tc>
          <w:tcPr>
            <w:tcW w:w="1053" w:type="dxa"/>
            <w:tcBorders>
              <w:bottom w:val="nil"/>
            </w:tcBorders>
            <w:vAlign w:val="bottom"/>
          </w:tcPr>
          <w:p w14:paraId="5F200175"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tcBorders>
              <w:bottom w:val="nil"/>
            </w:tcBorders>
            <w:vAlign w:val="bottom"/>
          </w:tcPr>
          <w:p w14:paraId="69E4BE71"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0.78</w:t>
            </w:r>
          </w:p>
        </w:tc>
        <w:tc>
          <w:tcPr>
            <w:tcW w:w="1580" w:type="dxa"/>
            <w:tcBorders>
              <w:bottom w:val="nil"/>
            </w:tcBorders>
            <w:vAlign w:val="bottom"/>
          </w:tcPr>
          <w:p w14:paraId="076AE63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446" w:type="dxa"/>
            <w:tcBorders>
              <w:bottom w:val="nil"/>
            </w:tcBorders>
            <w:vAlign w:val="bottom"/>
          </w:tcPr>
          <w:p w14:paraId="2B0DCA4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r w:rsidR="00784677" w:rsidRPr="001504F8" w14:paraId="3C95B343" w14:textId="77777777" w:rsidTr="00A14B95">
        <w:trPr>
          <w:trHeight w:val="255"/>
        </w:trPr>
        <w:tc>
          <w:tcPr>
            <w:tcW w:w="1284" w:type="dxa"/>
            <w:tcBorders>
              <w:bottom w:val="single" w:sz="4" w:space="0" w:color="auto"/>
            </w:tcBorders>
            <w:vAlign w:val="bottom"/>
          </w:tcPr>
          <w:p w14:paraId="2486D51E"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OG0008368</w:t>
            </w:r>
          </w:p>
        </w:tc>
        <w:tc>
          <w:tcPr>
            <w:tcW w:w="1053" w:type="dxa"/>
            <w:tcBorders>
              <w:bottom w:val="single" w:sz="4" w:space="0" w:color="auto"/>
            </w:tcBorders>
            <w:vAlign w:val="bottom"/>
          </w:tcPr>
          <w:p w14:paraId="63AA9698"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11</w:t>
            </w:r>
          </w:p>
        </w:tc>
        <w:tc>
          <w:tcPr>
            <w:tcW w:w="1580" w:type="dxa"/>
            <w:tcBorders>
              <w:bottom w:val="single" w:sz="4" w:space="0" w:color="auto"/>
            </w:tcBorders>
            <w:vAlign w:val="bottom"/>
          </w:tcPr>
          <w:p w14:paraId="226035FD"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Nematoda+</w:t>
            </w:r>
            <w:r w:rsidRPr="001504F8">
              <w:rPr>
                <w:rFonts w:ascii="Gill Sans" w:eastAsia="Times New Roman" w:hAnsi="Gill Sans" w:cs="Gill Sans"/>
                <w:sz w:val="18"/>
                <w:szCs w:val="20"/>
              </w:rPr>
              <w:br/>
              <w:t>Tardigrada</w:t>
            </w:r>
          </w:p>
        </w:tc>
        <w:tc>
          <w:tcPr>
            <w:tcW w:w="1053" w:type="dxa"/>
            <w:tcBorders>
              <w:bottom w:val="single" w:sz="4" w:space="0" w:color="auto"/>
            </w:tcBorders>
            <w:vAlign w:val="bottom"/>
          </w:tcPr>
          <w:p w14:paraId="6003EC8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0.82</w:t>
            </w:r>
          </w:p>
        </w:tc>
        <w:tc>
          <w:tcPr>
            <w:tcW w:w="1580" w:type="dxa"/>
            <w:tcBorders>
              <w:bottom w:val="single" w:sz="4" w:space="0" w:color="auto"/>
            </w:tcBorders>
            <w:vAlign w:val="bottom"/>
          </w:tcPr>
          <w:p w14:paraId="11969532"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0.78</w:t>
            </w:r>
          </w:p>
        </w:tc>
        <w:tc>
          <w:tcPr>
            <w:tcW w:w="1580" w:type="dxa"/>
            <w:tcBorders>
              <w:bottom w:val="single" w:sz="4" w:space="0" w:color="auto"/>
            </w:tcBorders>
            <w:vAlign w:val="bottom"/>
          </w:tcPr>
          <w:p w14:paraId="58E66CF0"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0.00</w:t>
            </w:r>
          </w:p>
        </w:tc>
        <w:tc>
          <w:tcPr>
            <w:tcW w:w="1446" w:type="dxa"/>
            <w:tcBorders>
              <w:bottom w:val="single" w:sz="4" w:space="0" w:color="auto"/>
            </w:tcBorders>
            <w:vAlign w:val="bottom"/>
          </w:tcPr>
          <w:p w14:paraId="1AEE21DC" w14:textId="77777777" w:rsidR="00784677" w:rsidRPr="001504F8" w:rsidRDefault="00784677" w:rsidP="00A14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ill Sans" w:hAnsi="Gill Sans" w:cs="Gill Sans"/>
                <w:sz w:val="18"/>
                <w:szCs w:val="20"/>
              </w:rPr>
            </w:pPr>
            <w:r w:rsidRPr="001504F8">
              <w:rPr>
                <w:rFonts w:ascii="Gill Sans" w:eastAsia="Times New Roman" w:hAnsi="Gill Sans" w:cs="Gill Sans"/>
                <w:sz w:val="18"/>
                <w:szCs w:val="20"/>
              </w:rPr>
              <w:t>1.00</w:t>
            </w:r>
          </w:p>
        </w:tc>
      </w:tr>
    </w:tbl>
    <w:p w14:paraId="560AEFF9" w14:textId="77777777" w:rsidR="00784677" w:rsidRPr="001504F8" w:rsidRDefault="00784677" w:rsidP="00784677">
      <w:pPr>
        <w:pStyle w:val="Normal1"/>
      </w:pPr>
    </w:p>
    <w:p w14:paraId="7CA50D1A" w14:textId="77777777" w:rsidR="00784677" w:rsidRPr="00177608" w:rsidRDefault="00784677" w:rsidP="00784677">
      <w:pPr>
        <w:pStyle w:val="Normal1"/>
      </w:pPr>
      <w:r w:rsidRPr="001504F8">
        <w:t xml:space="preserve">* </w:t>
      </w:r>
      <w:r w:rsidRPr="00177608">
        <w:t>Panarthropoda = Tardigrada+Arthropoda</w:t>
      </w:r>
    </w:p>
    <w:p w14:paraId="63571DC6" w14:textId="6ACAA9FC" w:rsidR="00797933" w:rsidRPr="001504F8" w:rsidRDefault="00797933" w:rsidP="00177608">
      <w:pPr>
        <w:rPr>
          <w:rFonts w:ascii="Gill Sans" w:hAnsi="Gill Sans" w:cs="Gill Sans"/>
        </w:rPr>
      </w:pPr>
      <w:r w:rsidRPr="001504F8">
        <w:rPr>
          <w:rFonts w:ascii="Gill Sans" w:hAnsi="Gill Sans" w:cs="Gill Sans"/>
        </w:rPr>
        <w:br w:type="page"/>
      </w:r>
      <w:r w:rsidR="00C50E4B" w:rsidRPr="00177608">
        <w:rPr>
          <w:rFonts w:ascii="Gill Sans" w:hAnsi="Gill Sans" w:cs="Gill Sans"/>
          <w:b/>
          <w:bCs/>
        </w:rPr>
        <w:lastRenderedPageBreak/>
        <w:t>Supplementary Table S</w:t>
      </w:r>
      <w:r w:rsidR="00784677">
        <w:rPr>
          <w:rFonts w:ascii="Gill Sans" w:hAnsi="Gill Sans" w:cs="Gill Sans"/>
          <w:b/>
          <w:bCs/>
        </w:rPr>
        <w:t>11</w:t>
      </w:r>
      <w:bookmarkStart w:id="20" w:name="_GoBack"/>
      <w:bookmarkEnd w:id="20"/>
      <w:r w:rsidR="00C50E4B" w:rsidRPr="00177608">
        <w:rPr>
          <w:rFonts w:ascii="Gill Sans" w:hAnsi="Gill Sans" w:cs="Gill Sans"/>
          <w:b/>
          <w:bCs/>
        </w:rPr>
        <w:t>. Software used in this study</w:t>
      </w:r>
      <w:r w:rsidR="008D26A8" w:rsidRPr="00177608">
        <w:rPr>
          <w:rFonts w:ascii="Gill Sans" w:hAnsi="Gill Sans" w:cs="Gill Sans"/>
          <w:b/>
          <w:bCs/>
        </w:rPr>
        <w:t>.</w:t>
      </w:r>
    </w:p>
    <w:p w14:paraId="77F5D99C" w14:textId="77777777" w:rsidR="008D26A8" w:rsidRPr="001504F8" w:rsidRDefault="008D26A8" w:rsidP="00177608">
      <w:pPr>
        <w:rPr>
          <w:rFonts w:ascii="Gill Sans" w:hAnsi="Gill Sans" w:cs="Gill Sans"/>
        </w:rPr>
      </w:pPr>
    </w:p>
    <w:tbl>
      <w:tblPr>
        <w:tblW w:w="10381" w:type="dxa"/>
        <w:tblInd w:w="84" w:type="dxa"/>
        <w:tblLayout w:type="fixed"/>
        <w:tblCellMar>
          <w:left w:w="99" w:type="dxa"/>
          <w:right w:w="99" w:type="dxa"/>
        </w:tblCellMar>
        <w:tblLook w:val="04A0" w:firstRow="1" w:lastRow="0" w:firstColumn="1" w:lastColumn="0" w:noHBand="0" w:noVBand="1"/>
      </w:tblPr>
      <w:tblGrid>
        <w:gridCol w:w="1382"/>
        <w:gridCol w:w="1019"/>
        <w:gridCol w:w="2114"/>
        <w:gridCol w:w="3690"/>
        <w:gridCol w:w="2176"/>
      </w:tblGrid>
      <w:tr w:rsidR="00C71271" w:rsidRPr="001504F8" w14:paraId="2EAC0305" w14:textId="77777777" w:rsidTr="00177608">
        <w:trPr>
          <w:trHeight w:val="261"/>
        </w:trPr>
        <w:tc>
          <w:tcPr>
            <w:tcW w:w="1382" w:type="dxa"/>
            <w:tcBorders>
              <w:top w:val="single" w:sz="8" w:space="0" w:color="000000"/>
              <w:left w:val="single" w:sz="8" w:space="0" w:color="000000"/>
              <w:bottom w:val="single" w:sz="8" w:space="0" w:color="000000"/>
              <w:right w:val="single" w:sz="8" w:space="0" w:color="000000"/>
            </w:tcBorders>
            <w:shd w:val="clear" w:color="000000" w:fill="EFEFEF"/>
            <w:vAlign w:val="center"/>
            <w:hideMark/>
          </w:tcPr>
          <w:p w14:paraId="7729DBB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Tool name</w:t>
            </w:r>
          </w:p>
        </w:tc>
        <w:tc>
          <w:tcPr>
            <w:tcW w:w="1019" w:type="dxa"/>
            <w:tcBorders>
              <w:top w:val="single" w:sz="8" w:space="0" w:color="000000"/>
              <w:left w:val="nil"/>
              <w:bottom w:val="single" w:sz="8" w:space="0" w:color="000000"/>
              <w:right w:val="single" w:sz="8" w:space="0" w:color="000000"/>
            </w:tcBorders>
            <w:shd w:val="clear" w:color="000000" w:fill="EFEFEF"/>
            <w:vAlign w:val="center"/>
            <w:hideMark/>
          </w:tcPr>
          <w:p w14:paraId="1BDE8A7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Reference</w:t>
            </w:r>
          </w:p>
        </w:tc>
        <w:tc>
          <w:tcPr>
            <w:tcW w:w="2114" w:type="dxa"/>
            <w:tcBorders>
              <w:top w:val="single" w:sz="8" w:space="0" w:color="000000"/>
              <w:left w:val="nil"/>
              <w:bottom w:val="single" w:sz="8" w:space="0" w:color="000000"/>
              <w:right w:val="single" w:sz="8" w:space="0" w:color="000000"/>
            </w:tcBorders>
            <w:shd w:val="clear" w:color="000000" w:fill="EFEFEF"/>
            <w:vAlign w:val="center"/>
            <w:hideMark/>
          </w:tcPr>
          <w:p w14:paraId="4372DDA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Version</w:t>
            </w:r>
          </w:p>
        </w:tc>
        <w:tc>
          <w:tcPr>
            <w:tcW w:w="3690" w:type="dxa"/>
            <w:tcBorders>
              <w:top w:val="single" w:sz="8" w:space="0" w:color="000000"/>
              <w:left w:val="nil"/>
              <w:bottom w:val="single" w:sz="8" w:space="0" w:color="000000"/>
              <w:right w:val="single" w:sz="8" w:space="0" w:color="000000"/>
            </w:tcBorders>
            <w:shd w:val="clear" w:color="000000" w:fill="EFEFEF"/>
            <w:vAlign w:val="center"/>
            <w:hideMark/>
          </w:tcPr>
          <w:p w14:paraId="28AE5B7C" w14:textId="0ADA10C6"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Relevant parameters</w:t>
            </w:r>
            <w:r w:rsidR="00C71271">
              <w:rPr>
                <w:rFonts w:ascii="Gill Sans" w:eastAsia="ＭＳ Ｐゴシック" w:hAnsi="Gill Sans" w:cs="Gill Sans"/>
                <w:sz w:val="20"/>
                <w:szCs w:val="20"/>
              </w:rPr>
              <w:t xml:space="preserve"> *</w:t>
            </w:r>
          </w:p>
        </w:tc>
        <w:tc>
          <w:tcPr>
            <w:tcW w:w="2176" w:type="dxa"/>
            <w:tcBorders>
              <w:top w:val="single" w:sz="8" w:space="0" w:color="000000"/>
              <w:left w:val="nil"/>
              <w:bottom w:val="single" w:sz="8" w:space="0" w:color="000000"/>
              <w:right w:val="single" w:sz="8" w:space="0" w:color="000000"/>
            </w:tcBorders>
            <w:shd w:val="clear" w:color="000000" w:fill="EFEFEF"/>
            <w:vAlign w:val="center"/>
            <w:hideMark/>
          </w:tcPr>
          <w:p w14:paraId="43F87BA3" w14:textId="1706F002"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Commentary on usage</w:t>
            </w:r>
            <w:r w:rsidR="002A1D56">
              <w:rPr>
                <w:rFonts w:ascii="Gill Sans" w:eastAsia="ＭＳ Ｐゴシック" w:hAnsi="Gill Sans" w:cs="Gill Sans"/>
                <w:sz w:val="20"/>
                <w:szCs w:val="20"/>
              </w:rPr>
              <w:t xml:space="preserve"> or web source</w:t>
            </w:r>
          </w:p>
        </w:tc>
      </w:tr>
      <w:tr w:rsidR="00C71271" w:rsidRPr="001504F8" w14:paraId="4F88A2F3"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17FC926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Raw data processing and filtering</w:t>
            </w:r>
          </w:p>
        </w:tc>
      </w:tr>
      <w:tr w:rsidR="00C71271" w:rsidRPr="001504F8" w14:paraId="01B80826"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7E02CF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FastQC</w:t>
            </w:r>
          </w:p>
        </w:tc>
        <w:tc>
          <w:tcPr>
            <w:tcW w:w="1019" w:type="dxa"/>
            <w:tcBorders>
              <w:top w:val="nil"/>
              <w:left w:val="nil"/>
              <w:bottom w:val="single" w:sz="8" w:space="0" w:color="000000"/>
              <w:right w:val="single" w:sz="8" w:space="0" w:color="000000"/>
            </w:tcBorders>
            <w:shd w:val="clear" w:color="auto" w:fill="auto"/>
            <w:vAlign w:val="center"/>
            <w:hideMark/>
          </w:tcPr>
          <w:p w14:paraId="7E295CF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[82]</w:t>
            </w:r>
          </w:p>
        </w:tc>
        <w:tc>
          <w:tcPr>
            <w:tcW w:w="2114" w:type="dxa"/>
            <w:tcBorders>
              <w:top w:val="nil"/>
              <w:left w:val="nil"/>
              <w:bottom w:val="single" w:sz="8" w:space="0" w:color="000000"/>
              <w:right w:val="single" w:sz="8" w:space="0" w:color="000000"/>
            </w:tcBorders>
            <w:shd w:val="clear" w:color="auto" w:fill="auto"/>
            <w:vAlign w:val="center"/>
            <w:hideMark/>
          </w:tcPr>
          <w:p w14:paraId="13E03EC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v0.11.3</w:t>
            </w:r>
          </w:p>
        </w:tc>
        <w:tc>
          <w:tcPr>
            <w:tcW w:w="3690" w:type="dxa"/>
            <w:tcBorders>
              <w:top w:val="nil"/>
              <w:left w:val="nil"/>
              <w:bottom w:val="single" w:sz="8" w:space="0" w:color="000000"/>
              <w:right w:val="single" w:sz="8" w:space="0" w:color="000000"/>
            </w:tcBorders>
            <w:shd w:val="clear" w:color="auto" w:fill="auto"/>
            <w:vAlign w:val="center"/>
            <w:hideMark/>
          </w:tcPr>
          <w:p w14:paraId="1CD54A69" w14:textId="1F53F47C" w:rsidR="001C5BCA" w:rsidRPr="001504F8" w:rsidRDefault="001C5BCA" w:rsidP="001C5BCA">
            <w:pPr>
              <w:rPr>
                <w:rFonts w:ascii="Gill Sans" w:eastAsia="ＭＳ Ｐゴシック" w:hAnsi="Gill Sans" w:cs="Gill Sans"/>
                <w:sz w:val="20"/>
                <w:szCs w:val="20"/>
              </w:rPr>
            </w:pPr>
          </w:p>
        </w:tc>
        <w:tc>
          <w:tcPr>
            <w:tcW w:w="2176" w:type="dxa"/>
            <w:tcBorders>
              <w:top w:val="nil"/>
              <w:left w:val="single" w:sz="8" w:space="0" w:color="000000"/>
              <w:bottom w:val="single" w:sz="8" w:space="0" w:color="000000"/>
              <w:right w:val="single" w:sz="8" w:space="0" w:color="000000"/>
            </w:tcBorders>
            <w:shd w:val="clear" w:color="000000" w:fill="auto"/>
            <w:vAlign w:val="center"/>
            <w:hideMark/>
          </w:tcPr>
          <w:p w14:paraId="3D946A1F" w14:textId="72D6FA75" w:rsidR="001C5BCA" w:rsidRPr="00177608" w:rsidRDefault="001C5BCA" w:rsidP="001C5BCA">
            <w:pPr>
              <w:rPr>
                <w:rFonts w:ascii="Gill Sans" w:eastAsia="ＭＳ Ｐゴシック" w:hAnsi="Gill Sans" w:cs="Gill Sans"/>
                <w:sz w:val="20"/>
                <w:szCs w:val="20"/>
                <w:lang w:val="en-GB"/>
              </w:rPr>
            </w:pPr>
          </w:p>
        </w:tc>
      </w:tr>
      <w:tr w:rsidR="00C71271" w:rsidRPr="001504F8" w14:paraId="248A435B"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2C0D7FC" w14:textId="77777777" w:rsidR="00A24361" w:rsidRPr="001504F8" w:rsidRDefault="00A24361" w:rsidP="00C17E51">
            <w:pPr>
              <w:rPr>
                <w:rFonts w:ascii="Gill Sans" w:eastAsia="ＭＳ Ｐゴシック" w:hAnsi="Gill Sans" w:cs="Gill Sans"/>
                <w:sz w:val="20"/>
                <w:szCs w:val="20"/>
              </w:rPr>
            </w:pPr>
            <w:r w:rsidRPr="001504F8">
              <w:rPr>
                <w:rFonts w:ascii="Gill Sans" w:eastAsia="ＭＳ Ｐゴシック" w:hAnsi="Gill Sans" w:cs="Gill Sans"/>
                <w:sz w:val="20"/>
                <w:szCs w:val="20"/>
              </w:rPr>
              <w:t>Skewer</w:t>
            </w:r>
          </w:p>
        </w:tc>
        <w:tc>
          <w:tcPr>
            <w:tcW w:w="1019" w:type="dxa"/>
            <w:tcBorders>
              <w:top w:val="nil"/>
              <w:left w:val="single" w:sz="8" w:space="0" w:color="000000"/>
              <w:bottom w:val="single" w:sz="8" w:space="0" w:color="000000"/>
              <w:right w:val="single" w:sz="8" w:space="0" w:color="000000"/>
            </w:tcBorders>
            <w:shd w:val="clear" w:color="auto" w:fill="auto"/>
            <w:vAlign w:val="center"/>
            <w:hideMark/>
          </w:tcPr>
          <w:p w14:paraId="3B2A88CF" w14:textId="77777777" w:rsidR="00A24361" w:rsidRPr="001504F8" w:rsidRDefault="00A24361" w:rsidP="00C17E51">
            <w:pPr>
              <w:rPr>
                <w:rFonts w:ascii="Gill Sans" w:eastAsia="ＭＳ Ｐゴシック" w:hAnsi="Gill Sans" w:cs="Gill Sans"/>
                <w:sz w:val="20"/>
                <w:szCs w:val="20"/>
              </w:rPr>
            </w:pPr>
            <w:r w:rsidRPr="001504F8">
              <w:rPr>
                <w:rFonts w:ascii="Gill Sans" w:eastAsia="ＭＳ Ｐゴシック" w:hAnsi="Gill Sans" w:cs="Gill Sans"/>
                <w:sz w:val="20"/>
                <w:szCs w:val="20"/>
              </w:rPr>
              <w:t>[114]</w:t>
            </w:r>
          </w:p>
        </w:tc>
        <w:tc>
          <w:tcPr>
            <w:tcW w:w="2114" w:type="dxa"/>
            <w:tcBorders>
              <w:top w:val="nil"/>
              <w:left w:val="single" w:sz="8" w:space="0" w:color="000000"/>
              <w:bottom w:val="single" w:sz="8" w:space="0" w:color="000000"/>
              <w:right w:val="single" w:sz="8" w:space="0" w:color="000000"/>
            </w:tcBorders>
            <w:shd w:val="clear" w:color="auto" w:fill="auto"/>
            <w:vAlign w:val="center"/>
            <w:hideMark/>
          </w:tcPr>
          <w:p w14:paraId="69CF31C2" w14:textId="77777777" w:rsidR="00A24361" w:rsidRPr="001504F8" w:rsidRDefault="00A24361" w:rsidP="00C17E51">
            <w:pPr>
              <w:rPr>
                <w:rFonts w:ascii="Gill Sans" w:eastAsia="ＭＳ Ｐゴシック" w:hAnsi="Gill Sans" w:cs="Gill Sans"/>
                <w:sz w:val="20"/>
                <w:szCs w:val="20"/>
              </w:rPr>
            </w:pPr>
            <w:r w:rsidRPr="001504F8">
              <w:rPr>
                <w:rFonts w:ascii="Gill Sans" w:eastAsia="ＭＳ Ｐゴシック" w:hAnsi="Gill Sans" w:cs="Gill Sans"/>
                <w:sz w:val="20"/>
                <w:szCs w:val="20"/>
              </w:rPr>
              <w:t>0.2.2</w:t>
            </w:r>
          </w:p>
        </w:tc>
        <w:tc>
          <w:tcPr>
            <w:tcW w:w="3690" w:type="dxa"/>
            <w:tcBorders>
              <w:top w:val="nil"/>
              <w:left w:val="single" w:sz="8" w:space="0" w:color="000000"/>
              <w:bottom w:val="single" w:sz="8" w:space="0" w:color="000000"/>
              <w:right w:val="single" w:sz="8" w:space="0" w:color="000000"/>
            </w:tcBorders>
            <w:shd w:val="clear" w:color="auto" w:fill="auto"/>
            <w:vAlign w:val="center"/>
            <w:hideMark/>
          </w:tcPr>
          <w:p w14:paraId="4CB4D809" w14:textId="77777777" w:rsidR="00A24361" w:rsidRPr="001504F8" w:rsidRDefault="00A24361" w:rsidP="00C17E51">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 xml:space="preserve">-n -q 30 -l 51 -m pe </w:t>
            </w:r>
          </w:p>
        </w:tc>
        <w:tc>
          <w:tcPr>
            <w:tcW w:w="2176" w:type="dxa"/>
            <w:tcBorders>
              <w:top w:val="nil"/>
              <w:left w:val="single" w:sz="8" w:space="0" w:color="000000"/>
              <w:bottom w:val="single" w:sz="8" w:space="0" w:color="000000"/>
              <w:right w:val="single" w:sz="8" w:space="0" w:color="000000"/>
            </w:tcBorders>
            <w:shd w:val="clear" w:color="000000" w:fill="auto"/>
            <w:vAlign w:val="center"/>
            <w:hideMark/>
          </w:tcPr>
          <w:p w14:paraId="50D0B513" w14:textId="77777777" w:rsidR="00A24361" w:rsidRPr="001504F8" w:rsidRDefault="00A24361" w:rsidP="00C17E51">
            <w:pPr>
              <w:rPr>
                <w:rFonts w:ascii="Gill Sans" w:eastAsia="ＭＳ Ｐゴシック" w:hAnsi="Gill Sans" w:cs="Gill Sans"/>
                <w:sz w:val="20"/>
                <w:szCs w:val="20"/>
              </w:rPr>
            </w:pPr>
          </w:p>
        </w:tc>
      </w:tr>
      <w:tr w:rsidR="00C71271" w:rsidRPr="001504F8" w14:paraId="3F761D3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14A3F3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bwa</w:t>
            </w:r>
          </w:p>
        </w:tc>
        <w:tc>
          <w:tcPr>
            <w:tcW w:w="1019" w:type="dxa"/>
            <w:tcBorders>
              <w:top w:val="nil"/>
              <w:left w:val="nil"/>
              <w:bottom w:val="single" w:sz="8" w:space="0" w:color="000000"/>
              <w:right w:val="single" w:sz="8" w:space="0" w:color="000000"/>
            </w:tcBorders>
            <w:shd w:val="clear" w:color="auto" w:fill="auto"/>
            <w:vAlign w:val="center"/>
            <w:hideMark/>
          </w:tcPr>
          <w:p w14:paraId="1867410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[93]</w:t>
            </w:r>
          </w:p>
        </w:tc>
        <w:tc>
          <w:tcPr>
            <w:tcW w:w="2114" w:type="dxa"/>
            <w:tcBorders>
              <w:top w:val="nil"/>
              <w:left w:val="nil"/>
              <w:bottom w:val="single" w:sz="8" w:space="0" w:color="000000"/>
              <w:right w:val="single" w:sz="8" w:space="0" w:color="000000"/>
            </w:tcBorders>
            <w:shd w:val="clear" w:color="auto" w:fill="auto"/>
            <w:vAlign w:val="center"/>
            <w:hideMark/>
          </w:tcPr>
          <w:p w14:paraId="4C355CB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0.7.12-r1039</w:t>
            </w:r>
          </w:p>
        </w:tc>
        <w:tc>
          <w:tcPr>
            <w:tcW w:w="3690" w:type="dxa"/>
            <w:tcBorders>
              <w:top w:val="nil"/>
              <w:left w:val="nil"/>
              <w:bottom w:val="single" w:sz="8" w:space="0" w:color="000000"/>
              <w:right w:val="single" w:sz="8" w:space="0" w:color="000000"/>
            </w:tcBorders>
            <w:shd w:val="clear" w:color="auto" w:fill="auto"/>
            <w:vAlign w:val="center"/>
            <w:hideMark/>
          </w:tcPr>
          <w:p w14:paraId="3631C06A" w14:textId="3C534A4C"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000000" w:fill="auto"/>
            <w:vAlign w:val="center"/>
            <w:hideMark/>
          </w:tcPr>
          <w:p w14:paraId="2DAF7707" w14:textId="62561FBF" w:rsidR="001C5BCA" w:rsidRPr="00177608" w:rsidRDefault="001C5BCA" w:rsidP="001C5BCA">
            <w:pPr>
              <w:rPr>
                <w:rFonts w:ascii="Gill Sans" w:eastAsia="ＭＳ Ｐゴシック" w:hAnsi="Gill Sans" w:cs="Gill Sans"/>
                <w:sz w:val="20"/>
                <w:szCs w:val="20"/>
                <w:lang w:val="en-GB"/>
              </w:rPr>
            </w:pPr>
          </w:p>
        </w:tc>
      </w:tr>
      <w:tr w:rsidR="00C71271" w:rsidRPr="001504F8" w14:paraId="5CDBE22A"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314A858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blobtools</w:t>
            </w:r>
          </w:p>
        </w:tc>
        <w:tc>
          <w:tcPr>
            <w:tcW w:w="1019" w:type="dxa"/>
            <w:tcBorders>
              <w:top w:val="nil"/>
              <w:left w:val="nil"/>
              <w:bottom w:val="single" w:sz="8" w:space="0" w:color="000000"/>
              <w:right w:val="single" w:sz="8" w:space="0" w:color="000000"/>
            </w:tcBorders>
            <w:shd w:val="clear" w:color="auto" w:fill="auto"/>
            <w:vAlign w:val="center"/>
            <w:hideMark/>
          </w:tcPr>
          <w:p w14:paraId="12F0F2F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[87]</w:t>
            </w:r>
          </w:p>
        </w:tc>
        <w:tc>
          <w:tcPr>
            <w:tcW w:w="2114" w:type="dxa"/>
            <w:tcBorders>
              <w:top w:val="nil"/>
              <w:left w:val="nil"/>
              <w:bottom w:val="single" w:sz="8" w:space="0" w:color="000000"/>
              <w:right w:val="single" w:sz="8" w:space="0" w:color="000000"/>
            </w:tcBorders>
            <w:shd w:val="clear" w:color="auto" w:fill="auto"/>
            <w:vAlign w:val="center"/>
            <w:hideMark/>
          </w:tcPr>
          <w:p w14:paraId="40A4E72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v0.9.19</w:t>
            </w:r>
          </w:p>
        </w:tc>
        <w:tc>
          <w:tcPr>
            <w:tcW w:w="3690" w:type="dxa"/>
            <w:tcBorders>
              <w:top w:val="nil"/>
              <w:left w:val="nil"/>
              <w:bottom w:val="single" w:sz="8" w:space="0" w:color="000000"/>
              <w:right w:val="single" w:sz="8" w:space="0" w:color="000000"/>
            </w:tcBorders>
            <w:shd w:val="clear" w:color="000000" w:fill="auto"/>
            <w:vAlign w:val="center"/>
            <w:hideMark/>
          </w:tcPr>
          <w:p w14:paraId="1144E10C" w14:textId="1D0CCFEF"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000000" w:fill="auto"/>
            <w:vAlign w:val="center"/>
            <w:hideMark/>
          </w:tcPr>
          <w:p w14:paraId="1A7A31F9" w14:textId="0F91CCBC"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https://github.com/DRL/blobtools</w:t>
            </w:r>
          </w:p>
        </w:tc>
      </w:tr>
      <w:tr w:rsidR="00C71271" w:rsidRPr="001504F8" w14:paraId="6F28935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7A8054B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samtools</w:t>
            </w:r>
          </w:p>
        </w:tc>
        <w:tc>
          <w:tcPr>
            <w:tcW w:w="1019" w:type="dxa"/>
            <w:tcBorders>
              <w:top w:val="nil"/>
              <w:left w:val="single" w:sz="8" w:space="0" w:color="000000"/>
              <w:bottom w:val="single" w:sz="8" w:space="0" w:color="000000"/>
              <w:right w:val="single" w:sz="8" w:space="0" w:color="000000"/>
            </w:tcBorders>
            <w:shd w:val="clear" w:color="auto" w:fill="auto"/>
            <w:vAlign w:val="center"/>
            <w:hideMark/>
          </w:tcPr>
          <w:p w14:paraId="28402E6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[94]</w:t>
            </w:r>
          </w:p>
        </w:tc>
        <w:tc>
          <w:tcPr>
            <w:tcW w:w="2114" w:type="dxa"/>
            <w:tcBorders>
              <w:top w:val="nil"/>
              <w:left w:val="single" w:sz="8" w:space="0" w:color="000000"/>
              <w:bottom w:val="single" w:sz="8" w:space="0" w:color="000000"/>
              <w:right w:val="single" w:sz="8" w:space="0" w:color="000000"/>
            </w:tcBorders>
            <w:shd w:val="clear" w:color="auto" w:fill="auto"/>
            <w:vAlign w:val="center"/>
            <w:hideMark/>
          </w:tcPr>
          <w:p w14:paraId="414016F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Version: 1.2 (using htslib 1.2.1)</w:t>
            </w:r>
          </w:p>
        </w:tc>
        <w:tc>
          <w:tcPr>
            <w:tcW w:w="3690" w:type="dxa"/>
            <w:tcBorders>
              <w:top w:val="single" w:sz="8" w:space="0" w:color="000000"/>
              <w:left w:val="nil"/>
              <w:bottom w:val="single" w:sz="4" w:space="0" w:color="auto"/>
              <w:right w:val="single" w:sz="8" w:space="0" w:color="000000"/>
            </w:tcBorders>
            <w:shd w:val="clear" w:color="auto" w:fill="auto"/>
            <w:vAlign w:val="center"/>
            <w:hideMark/>
          </w:tcPr>
          <w:p w14:paraId="4BA821D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[view] -@ 30 –bS</w:t>
            </w:r>
          </w:p>
          <w:p w14:paraId="0C27C3A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[sort] -@ 30</w:t>
            </w:r>
          </w:p>
          <w:p w14:paraId="52BE698F" w14:textId="6C8A73A6"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[index] None</w:t>
            </w:r>
          </w:p>
        </w:tc>
        <w:tc>
          <w:tcPr>
            <w:tcW w:w="2176" w:type="dxa"/>
            <w:tcBorders>
              <w:top w:val="nil"/>
              <w:left w:val="single" w:sz="8" w:space="0" w:color="000000"/>
              <w:bottom w:val="single" w:sz="8" w:space="0" w:color="000000"/>
              <w:right w:val="single" w:sz="8" w:space="0" w:color="000000"/>
            </w:tcBorders>
            <w:shd w:val="clear" w:color="000000" w:fill="auto"/>
            <w:vAlign w:val="center"/>
            <w:hideMark/>
          </w:tcPr>
          <w:p w14:paraId="6DE46CA3" w14:textId="6767F1A8" w:rsidR="001C5BCA" w:rsidRPr="00177608" w:rsidRDefault="001C5BCA" w:rsidP="001C5BCA">
            <w:pPr>
              <w:rPr>
                <w:rFonts w:ascii="Gill Sans" w:eastAsia="ＭＳ Ｐゴシック" w:hAnsi="Gill Sans" w:cs="Gill Sans"/>
                <w:sz w:val="20"/>
                <w:szCs w:val="20"/>
                <w:lang w:val="en-GB"/>
              </w:rPr>
            </w:pPr>
          </w:p>
        </w:tc>
      </w:tr>
      <w:tr w:rsidR="00BE0B60" w:rsidRPr="001504F8" w14:paraId="37B1F3CD"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7CC82B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ncbi-blast+</w:t>
            </w:r>
          </w:p>
        </w:tc>
        <w:tc>
          <w:tcPr>
            <w:tcW w:w="1019" w:type="dxa"/>
            <w:tcBorders>
              <w:top w:val="nil"/>
              <w:left w:val="nil"/>
              <w:bottom w:val="single" w:sz="8" w:space="0" w:color="000000"/>
              <w:right w:val="single" w:sz="8" w:space="0" w:color="000000"/>
            </w:tcBorders>
            <w:shd w:val="clear" w:color="auto" w:fill="auto"/>
            <w:vAlign w:val="center"/>
            <w:hideMark/>
          </w:tcPr>
          <w:p w14:paraId="2BC0C2D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[85]</w:t>
            </w:r>
          </w:p>
        </w:tc>
        <w:tc>
          <w:tcPr>
            <w:tcW w:w="2114" w:type="dxa"/>
            <w:tcBorders>
              <w:top w:val="nil"/>
              <w:left w:val="nil"/>
              <w:bottom w:val="single" w:sz="8" w:space="0" w:color="000000"/>
              <w:right w:val="single" w:sz="8" w:space="0" w:color="000000"/>
            </w:tcBorders>
            <w:shd w:val="clear" w:color="auto" w:fill="auto"/>
            <w:vAlign w:val="center"/>
            <w:hideMark/>
          </w:tcPr>
          <w:p w14:paraId="1CFE6ED8" w14:textId="19AE9E10" w:rsidR="001C5BCA" w:rsidRPr="001504F8" w:rsidRDefault="00BE0B60" w:rsidP="00177608">
            <w:pPr>
              <w:jc w:val="both"/>
              <w:rPr>
                <w:rFonts w:ascii="Gill Sans" w:eastAsia="ＭＳ Ｐゴシック" w:hAnsi="Gill Sans" w:cs="Gill Sans"/>
                <w:sz w:val="20"/>
                <w:szCs w:val="20"/>
              </w:rPr>
            </w:pPr>
            <w:r w:rsidRPr="00BE0B60">
              <w:rPr>
                <w:rFonts w:ascii="Gill Sans" w:eastAsia="ＭＳ Ｐゴシック" w:hAnsi="Gill Sans" w:cs="Gill Sans"/>
                <w:sz w:val="20"/>
                <w:szCs w:val="20"/>
              </w:rPr>
              <w:t>ncbi-blast-2.4.0+</w:t>
            </w:r>
          </w:p>
        </w:tc>
        <w:tc>
          <w:tcPr>
            <w:tcW w:w="3690" w:type="dxa"/>
            <w:tcBorders>
              <w:top w:val="single" w:sz="4" w:space="0" w:color="auto"/>
              <w:left w:val="nil"/>
              <w:bottom w:val="single" w:sz="8" w:space="0" w:color="000000"/>
              <w:right w:val="single" w:sz="8" w:space="0" w:color="000000"/>
            </w:tcBorders>
            <w:shd w:val="clear" w:color="auto" w:fill="auto"/>
            <w:vAlign w:val="center"/>
            <w:hideMark/>
          </w:tcPr>
          <w:p w14:paraId="67EF20A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　</w:t>
            </w:r>
          </w:p>
        </w:tc>
        <w:tc>
          <w:tcPr>
            <w:tcW w:w="2176" w:type="dxa"/>
            <w:tcBorders>
              <w:top w:val="nil"/>
              <w:left w:val="nil"/>
              <w:bottom w:val="single" w:sz="8" w:space="0" w:color="000000"/>
              <w:right w:val="single" w:sz="8" w:space="0" w:color="000000"/>
            </w:tcBorders>
            <w:shd w:val="clear" w:color="auto" w:fill="auto"/>
            <w:vAlign w:val="center"/>
            <w:hideMark/>
          </w:tcPr>
          <w:p w14:paraId="5BC535E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　</w:t>
            </w:r>
          </w:p>
        </w:tc>
      </w:tr>
      <w:tr w:rsidR="00C71271" w:rsidRPr="001504F8" w14:paraId="5941C909"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40E2D63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Genome assembly</w:t>
            </w:r>
          </w:p>
        </w:tc>
      </w:tr>
      <w:tr w:rsidR="00C71271" w:rsidRPr="001504F8" w14:paraId="2018FF2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BCA472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Usearch</w:t>
            </w:r>
          </w:p>
        </w:tc>
        <w:tc>
          <w:tcPr>
            <w:tcW w:w="1019" w:type="dxa"/>
            <w:tcBorders>
              <w:top w:val="nil"/>
              <w:left w:val="nil"/>
              <w:bottom w:val="single" w:sz="8" w:space="0" w:color="000000"/>
              <w:right w:val="single" w:sz="8" w:space="0" w:color="000000"/>
            </w:tcBorders>
            <w:shd w:val="clear" w:color="auto" w:fill="auto"/>
            <w:vAlign w:val="center"/>
            <w:hideMark/>
          </w:tcPr>
          <w:p w14:paraId="2A1921D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[83]</w:t>
            </w:r>
          </w:p>
        </w:tc>
        <w:tc>
          <w:tcPr>
            <w:tcW w:w="2114" w:type="dxa"/>
            <w:tcBorders>
              <w:top w:val="nil"/>
              <w:left w:val="nil"/>
              <w:bottom w:val="single" w:sz="8" w:space="0" w:color="000000"/>
              <w:right w:val="single" w:sz="8" w:space="0" w:color="000000"/>
            </w:tcBorders>
            <w:shd w:val="clear" w:color="auto" w:fill="auto"/>
            <w:vAlign w:val="center"/>
            <w:hideMark/>
          </w:tcPr>
          <w:p w14:paraId="21346AE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8.0.1517</w:t>
            </w:r>
          </w:p>
        </w:tc>
        <w:tc>
          <w:tcPr>
            <w:tcW w:w="3690" w:type="dxa"/>
            <w:tcBorders>
              <w:top w:val="nil"/>
              <w:left w:val="nil"/>
              <w:bottom w:val="single" w:sz="8" w:space="0" w:color="000000"/>
              <w:right w:val="single" w:sz="8" w:space="0" w:color="000000"/>
            </w:tcBorders>
            <w:shd w:val="clear" w:color="auto" w:fill="auto"/>
            <w:vAlign w:val="center"/>
            <w:hideMark/>
          </w:tcPr>
          <w:p w14:paraId="72F52CE6" w14:textId="5AF29218"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000000" w:fill="auto"/>
            <w:vAlign w:val="center"/>
            <w:hideMark/>
          </w:tcPr>
          <w:p w14:paraId="42C87ABA" w14:textId="26DB8B19" w:rsidR="001C5BCA" w:rsidRPr="00177608" w:rsidRDefault="001C5BCA" w:rsidP="001C5BCA">
            <w:pPr>
              <w:rPr>
                <w:rFonts w:ascii="Gill Sans" w:eastAsia="ＭＳ Ｐゴシック" w:hAnsi="Gill Sans" w:cs="Gill Sans"/>
                <w:sz w:val="20"/>
                <w:szCs w:val="20"/>
                <w:lang w:val="en-GB"/>
              </w:rPr>
            </w:pPr>
          </w:p>
        </w:tc>
      </w:tr>
      <w:tr w:rsidR="00C71271" w:rsidRPr="001504F8" w14:paraId="595F1643"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7A00220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SPAdes</w:t>
            </w:r>
          </w:p>
        </w:tc>
        <w:tc>
          <w:tcPr>
            <w:tcW w:w="1019" w:type="dxa"/>
            <w:tcBorders>
              <w:top w:val="nil"/>
              <w:left w:val="nil"/>
              <w:bottom w:val="single" w:sz="8" w:space="0" w:color="000000"/>
              <w:right w:val="single" w:sz="8" w:space="0" w:color="000000"/>
            </w:tcBorders>
            <w:shd w:val="clear" w:color="auto" w:fill="auto"/>
            <w:vAlign w:val="center"/>
            <w:hideMark/>
          </w:tcPr>
          <w:p w14:paraId="7226313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[84]</w:t>
            </w:r>
          </w:p>
        </w:tc>
        <w:tc>
          <w:tcPr>
            <w:tcW w:w="2114" w:type="dxa"/>
            <w:tcBorders>
              <w:top w:val="nil"/>
              <w:left w:val="nil"/>
              <w:bottom w:val="single" w:sz="8" w:space="0" w:color="000000"/>
              <w:right w:val="single" w:sz="8" w:space="0" w:color="000000"/>
            </w:tcBorders>
            <w:shd w:val="clear" w:color="auto" w:fill="auto"/>
            <w:vAlign w:val="center"/>
            <w:hideMark/>
          </w:tcPr>
          <w:p w14:paraId="3E3C1B7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3.8.1</w:t>
            </w:r>
          </w:p>
        </w:tc>
        <w:tc>
          <w:tcPr>
            <w:tcW w:w="3690" w:type="dxa"/>
            <w:tcBorders>
              <w:top w:val="nil"/>
              <w:left w:val="nil"/>
              <w:bottom w:val="single" w:sz="8" w:space="0" w:color="000000"/>
              <w:right w:val="single" w:sz="8" w:space="0" w:color="000000"/>
            </w:tcBorders>
            <w:shd w:val="clear" w:color="auto" w:fill="auto"/>
            <w:vAlign w:val="center"/>
            <w:hideMark/>
          </w:tcPr>
          <w:p w14:paraId="22F6C5DA" w14:textId="77777777" w:rsidR="001C5BCA" w:rsidRPr="001504F8" w:rsidRDefault="001C5BCA" w:rsidP="001C5BCA">
            <w:pPr>
              <w:rPr>
                <w:rFonts w:ascii="Gill Sans" w:eastAsia="ＭＳ Ｐゴシック" w:hAnsi="Gill Sans" w:cs="Gill Sans"/>
                <w:color w:val="222222"/>
                <w:sz w:val="20"/>
                <w:szCs w:val="20"/>
              </w:rPr>
            </w:pPr>
            <w:r w:rsidRPr="001504F8">
              <w:rPr>
                <w:rFonts w:ascii="Gill Sans" w:eastAsia="ＭＳ Ｐゴシック" w:hAnsi="Gill Sans" w:cs="Gill Sans"/>
                <w:color w:val="222222"/>
                <w:sz w:val="20"/>
                <w:szCs w:val="20"/>
              </w:rPr>
              <w:t>-k 21,33,55,77,99,127, --only-assembler , --careful</w:t>
            </w:r>
          </w:p>
        </w:tc>
        <w:tc>
          <w:tcPr>
            <w:tcW w:w="2176" w:type="dxa"/>
            <w:tcBorders>
              <w:top w:val="nil"/>
              <w:left w:val="nil"/>
              <w:bottom w:val="single" w:sz="8" w:space="0" w:color="000000"/>
              <w:right w:val="single" w:sz="8" w:space="0" w:color="000000"/>
            </w:tcBorders>
            <w:shd w:val="clear" w:color="000000" w:fill="auto"/>
            <w:vAlign w:val="center"/>
            <w:hideMark/>
          </w:tcPr>
          <w:p w14:paraId="70110E50" w14:textId="4F73F288" w:rsidR="001C5BCA" w:rsidRPr="00177608" w:rsidRDefault="001C5BCA" w:rsidP="001C5BCA">
            <w:pPr>
              <w:rPr>
                <w:rFonts w:ascii="Gill Sans" w:eastAsia="ＭＳ Ｐゴシック" w:hAnsi="Gill Sans" w:cs="Gill Sans"/>
                <w:sz w:val="20"/>
                <w:szCs w:val="20"/>
                <w:lang w:val="en-GB"/>
              </w:rPr>
            </w:pPr>
          </w:p>
        </w:tc>
      </w:tr>
      <w:tr w:rsidR="00C71271" w:rsidRPr="001504F8" w14:paraId="5BBB72F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2FE5E447"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Bowtie2</w:t>
            </w:r>
          </w:p>
        </w:tc>
        <w:tc>
          <w:tcPr>
            <w:tcW w:w="1019" w:type="dxa"/>
            <w:tcBorders>
              <w:top w:val="nil"/>
              <w:left w:val="nil"/>
              <w:bottom w:val="single" w:sz="8" w:space="0" w:color="000000"/>
              <w:right w:val="single" w:sz="8" w:space="0" w:color="000000"/>
            </w:tcBorders>
            <w:shd w:val="clear" w:color="auto" w:fill="auto"/>
            <w:vAlign w:val="center"/>
            <w:hideMark/>
          </w:tcPr>
          <w:p w14:paraId="21734CC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[88]</w:t>
            </w:r>
          </w:p>
        </w:tc>
        <w:tc>
          <w:tcPr>
            <w:tcW w:w="2114" w:type="dxa"/>
            <w:tcBorders>
              <w:top w:val="nil"/>
              <w:left w:val="nil"/>
              <w:bottom w:val="single" w:sz="8" w:space="0" w:color="000000"/>
              <w:right w:val="single" w:sz="8" w:space="0" w:color="000000"/>
            </w:tcBorders>
            <w:shd w:val="clear" w:color="auto" w:fill="auto"/>
            <w:vAlign w:val="center"/>
            <w:hideMark/>
          </w:tcPr>
          <w:p w14:paraId="5F54ADE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2.2.4</w:t>
            </w:r>
          </w:p>
        </w:tc>
        <w:tc>
          <w:tcPr>
            <w:tcW w:w="3690" w:type="dxa"/>
            <w:tcBorders>
              <w:top w:val="nil"/>
              <w:left w:val="nil"/>
              <w:bottom w:val="single" w:sz="8" w:space="0" w:color="000000"/>
              <w:right w:val="single" w:sz="8" w:space="0" w:color="000000"/>
            </w:tcBorders>
            <w:shd w:val="clear" w:color="auto" w:fill="auto"/>
            <w:vAlign w:val="center"/>
            <w:hideMark/>
          </w:tcPr>
          <w:p w14:paraId="4EA15C2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None</w:t>
            </w:r>
          </w:p>
        </w:tc>
        <w:tc>
          <w:tcPr>
            <w:tcW w:w="2176" w:type="dxa"/>
            <w:tcBorders>
              <w:top w:val="nil"/>
              <w:left w:val="nil"/>
              <w:bottom w:val="single" w:sz="8" w:space="0" w:color="000000"/>
              <w:right w:val="single" w:sz="8" w:space="0" w:color="000000"/>
            </w:tcBorders>
            <w:shd w:val="clear" w:color="000000" w:fill="auto"/>
            <w:vAlign w:val="center"/>
            <w:hideMark/>
          </w:tcPr>
          <w:p w14:paraId="1F5A0696" w14:textId="2E2C2AF1" w:rsidR="001C5BCA" w:rsidRPr="00177608" w:rsidRDefault="001C5BCA" w:rsidP="001C5BCA">
            <w:pPr>
              <w:rPr>
                <w:rFonts w:ascii="Gill Sans" w:eastAsia="ＭＳ Ｐゴシック" w:hAnsi="Gill Sans" w:cs="Gill Sans"/>
                <w:sz w:val="20"/>
                <w:szCs w:val="20"/>
                <w:lang w:val="en-GB"/>
              </w:rPr>
            </w:pPr>
          </w:p>
        </w:tc>
      </w:tr>
      <w:tr w:rsidR="00C71271" w:rsidRPr="001504F8" w14:paraId="5D92F2E2"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136831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Platanus</w:t>
            </w:r>
          </w:p>
        </w:tc>
        <w:tc>
          <w:tcPr>
            <w:tcW w:w="1019" w:type="dxa"/>
            <w:tcBorders>
              <w:top w:val="nil"/>
              <w:left w:val="nil"/>
              <w:bottom w:val="single" w:sz="8" w:space="0" w:color="000000"/>
              <w:right w:val="single" w:sz="8" w:space="0" w:color="000000"/>
            </w:tcBorders>
            <w:shd w:val="clear" w:color="auto" w:fill="auto"/>
            <w:vAlign w:val="center"/>
            <w:hideMark/>
          </w:tcPr>
          <w:p w14:paraId="634ED70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[44]</w:t>
            </w:r>
          </w:p>
        </w:tc>
        <w:tc>
          <w:tcPr>
            <w:tcW w:w="2114" w:type="dxa"/>
            <w:tcBorders>
              <w:top w:val="nil"/>
              <w:left w:val="nil"/>
              <w:bottom w:val="single" w:sz="8" w:space="0" w:color="000000"/>
              <w:right w:val="single" w:sz="8" w:space="0" w:color="000000"/>
            </w:tcBorders>
            <w:shd w:val="clear" w:color="auto" w:fill="auto"/>
            <w:vAlign w:val="center"/>
            <w:hideMark/>
          </w:tcPr>
          <w:p w14:paraId="629BF5B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1.2.3</w:t>
            </w:r>
          </w:p>
        </w:tc>
        <w:tc>
          <w:tcPr>
            <w:tcW w:w="3690" w:type="dxa"/>
            <w:tcBorders>
              <w:top w:val="nil"/>
              <w:left w:val="nil"/>
              <w:bottom w:val="single" w:sz="8" w:space="0" w:color="000000"/>
              <w:right w:val="single" w:sz="8" w:space="0" w:color="000000"/>
            </w:tcBorders>
            <w:shd w:val="clear" w:color="auto" w:fill="auto"/>
            <w:vAlign w:val="center"/>
            <w:hideMark/>
          </w:tcPr>
          <w:p w14:paraId="142D727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-u 0.2</w:t>
            </w:r>
          </w:p>
        </w:tc>
        <w:tc>
          <w:tcPr>
            <w:tcW w:w="2176" w:type="dxa"/>
            <w:tcBorders>
              <w:top w:val="nil"/>
              <w:left w:val="nil"/>
              <w:bottom w:val="single" w:sz="8" w:space="0" w:color="000000"/>
              <w:right w:val="single" w:sz="8" w:space="0" w:color="000000"/>
            </w:tcBorders>
            <w:shd w:val="clear" w:color="000000" w:fill="auto"/>
            <w:vAlign w:val="center"/>
            <w:hideMark/>
          </w:tcPr>
          <w:p w14:paraId="2E8C75E1" w14:textId="6F7829BA" w:rsidR="001C5BCA" w:rsidRPr="00177608" w:rsidRDefault="001C5BCA" w:rsidP="001C5BCA">
            <w:pPr>
              <w:rPr>
                <w:rFonts w:ascii="Gill Sans" w:eastAsia="ＭＳ Ｐゴシック" w:hAnsi="Gill Sans" w:cs="Gill Sans"/>
                <w:sz w:val="20"/>
                <w:szCs w:val="20"/>
                <w:lang w:val="en-GB"/>
              </w:rPr>
            </w:pPr>
          </w:p>
        </w:tc>
      </w:tr>
      <w:tr w:rsidR="00C71271" w:rsidRPr="001504F8" w14:paraId="7429014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97CA02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Falcon</w:t>
            </w:r>
          </w:p>
        </w:tc>
        <w:tc>
          <w:tcPr>
            <w:tcW w:w="1019" w:type="dxa"/>
            <w:tcBorders>
              <w:top w:val="nil"/>
              <w:left w:val="single" w:sz="8" w:space="0" w:color="000000"/>
              <w:bottom w:val="single" w:sz="8" w:space="0" w:color="000000"/>
              <w:right w:val="single" w:sz="8" w:space="0" w:color="000000"/>
            </w:tcBorders>
            <w:shd w:val="clear" w:color="auto" w:fill="auto"/>
            <w:vAlign w:val="center"/>
            <w:hideMark/>
          </w:tcPr>
          <w:p w14:paraId="6D186F5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[43]</w:t>
            </w:r>
          </w:p>
        </w:tc>
        <w:tc>
          <w:tcPr>
            <w:tcW w:w="2114" w:type="dxa"/>
            <w:tcBorders>
              <w:top w:val="nil"/>
              <w:left w:val="single" w:sz="8" w:space="0" w:color="000000"/>
              <w:bottom w:val="single" w:sz="8" w:space="0" w:color="000000"/>
              <w:right w:val="single" w:sz="8" w:space="0" w:color="000000"/>
            </w:tcBorders>
            <w:shd w:val="clear" w:color="auto" w:fill="auto"/>
            <w:vAlign w:val="center"/>
            <w:hideMark/>
          </w:tcPr>
          <w:p w14:paraId="5D73B2B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v.0.2.2</w:t>
            </w:r>
          </w:p>
        </w:tc>
        <w:tc>
          <w:tcPr>
            <w:tcW w:w="3690" w:type="dxa"/>
            <w:tcBorders>
              <w:top w:val="single" w:sz="8" w:space="0" w:color="000000"/>
              <w:left w:val="nil"/>
              <w:bottom w:val="single" w:sz="4" w:space="0" w:color="auto"/>
              <w:right w:val="single" w:sz="8" w:space="0" w:color="000000"/>
            </w:tcBorders>
            <w:shd w:val="clear" w:color="auto" w:fill="auto"/>
            <w:vAlign w:val="center"/>
            <w:hideMark/>
          </w:tcPr>
          <w:p w14:paraId="0245C6A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[Error correction]</w:t>
            </w:r>
          </w:p>
          <w:p w14:paraId="49E3265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daligner cutoff of 4,000 bp and -k16 -e0.70 -s1000 -t16 -l1000 -h64 -w7</w:t>
            </w:r>
          </w:p>
          <w:p w14:paraId="2A420B5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[Second daligner]</w:t>
            </w:r>
          </w:p>
          <w:p w14:paraId="42B989C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-k20 -e.96 -s1000 -t32 -l1500 -h256</w:t>
            </w:r>
          </w:p>
          <w:p w14:paraId="62E87A1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[Final assembly]</w:t>
            </w:r>
          </w:p>
          <w:p w14:paraId="3A9C2884" w14:textId="0BA02DBB"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min coverage of 2, max coverage of 80, max diff coverage of 40</w:t>
            </w:r>
          </w:p>
        </w:tc>
        <w:tc>
          <w:tcPr>
            <w:tcW w:w="2176" w:type="dxa"/>
            <w:tcBorders>
              <w:top w:val="nil"/>
              <w:left w:val="single" w:sz="8" w:space="0" w:color="000000"/>
              <w:bottom w:val="single" w:sz="8" w:space="0" w:color="000000"/>
              <w:right w:val="single" w:sz="8" w:space="0" w:color="000000"/>
            </w:tcBorders>
            <w:shd w:val="clear" w:color="000000" w:fill="auto"/>
            <w:vAlign w:val="center"/>
            <w:hideMark/>
          </w:tcPr>
          <w:p w14:paraId="13CB2A78" w14:textId="6FE5BE07" w:rsidR="001C5BCA" w:rsidRPr="00177608" w:rsidRDefault="001C5BCA" w:rsidP="001C5BCA">
            <w:pPr>
              <w:rPr>
                <w:rFonts w:ascii="Gill Sans" w:eastAsia="ＭＳ Ｐゴシック" w:hAnsi="Gill Sans" w:cs="Gill Sans"/>
                <w:sz w:val="20"/>
                <w:szCs w:val="20"/>
                <w:lang w:val="en-GB"/>
              </w:rPr>
            </w:pPr>
          </w:p>
        </w:tc>
      </w:tr>
      <w:tr w:rsidR="00C71271" w:rsidRPr="001504F8" w14:paraId="4E468D55"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5F62E6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SSPACE-LongReads</w:t>
            </w:r>
          </w:p>
        </w:tc>
        <w:tc>
          <w:tcPr>
            <w:tcW w:w="1019" w:type="dxa"/>
            <w:tcBorders>
              <w:top w:val="nil"/>
              <w:left w:val="nil"/>
              <w:bottom w:val="single" w:sz="8" w:space="0" w:color="000000"/>
              <w:right w:val="single" w:sz="8" w:space="0" w:color="000000"/>
            </w:tcBorders>
            <w:shd w:val="clear" w:color="auto" w:fill="auto"/>
            <w:vAlign w:val="center"/>
            <w:hideMark/>
          </w:tcPr>
          <w:p w14:paraId="305F312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[46]</w:t>
            </w:r>
          </w:p>
        </w:tc>
        <w:tc>
          <w:tcPr>
            <w:tcW w:w="2114" w:type="dxa"/>
            <w:tcBorders>
              <w:top w:val="nil"/>
              <w:left w:val="nil"/>
              <w:bottom w:val="single" w:sz="8" w:space="0" w:color="000000"/>
              <w:right w:val="single" w:sz="8" w:space="0" w:color="000000"/>
            </w:tcBorders>
            <w:shd w:val="clear" w:color="auto" w:fill="auto"/>
            <w:vAlign w:val="center"/>
            <w:hideMark/>
          </w:tcPr>
          <w:p w14:paraId="4EEDC28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1.1</w:t>
            </w:r>
          </w:p>
        </w:tc>
        <w:tc>
          <w:tcPr>
            <w:tcW w:w="3690" w:type="dxa"/>
            <w:tcBorders>
              <w:top w:val="single" w:sz="4" w:space="0" w:color="auto"/>
              <w:left w:val="nil"/>
              <w:bottom w:val="single" w:sz="8" w:space="0" w:color="000000"/>
              <w:right w:val="single" w:sz="8" w:space="0" w:color="000000"/>
            </w:tcBorders>
            <w:shd w:val="clear" w:color="auto" w:fill="auto"/>
            <w:vAlign w:val="center"/>
            <w:hideMark/>
          </w:tcPr>
          <w:p w14:paraId="124C2CE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 50</w:t>
            </w:r>
          </w:p>
        </w:tc>
        <w:tc>
          <w:tcPr>
            <w:tcW w:w="2176" w:type="dxa"/>
            <w:tcBorders>
              <w:top w:val="nil"/>
              <w:left w:val="nil"/>
              <w:bottom w:val="single" w:sz="8" w:space="0" w:color="000000"/>
              <w:right w:val="single" w:sz="8" w:space="0" w:color="000000"/>
            </w:tcBorders>
            <w:shd w:val="clear" w:color="000000" w:fill="auto"/>
            <w:vAlign w:val="center"/>
            <w:hideMark/>
          </w:tcPr>
          <w:p w14:paraId="0F626EEF" w14:textId="5BB7FD50" w:rsidR="001C5BCA" w:rsidRPr="00177608" w:rsidRDefault="001C5BCA" w:rsidP="001C5BCA">
            <w:pPr>
              <w:rPr>
                <w:rFonts w:ascii="Gill Sans" w:eastAsia="ＭＳ Ｐゴシック" w:hAnsi="Gill Sans" w:cs="Gill Sans"/>
                <w:sz w:val="20"/>
                <w:szCs w:val="20"/>
                <w:lang w:val="en-GB"/>
              </w:rPr>
            </w:pPr>
          </w:p>
        </w:tc>
      </w:tr>
      <w:tr w:rsidR="00C71271" w:rsidRPr="001504F8" w14:paraId="753804C7"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3A8CCC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PBJelly</w:t>
            </w:r>
          </w:p>
        </w:tc>
        <w:tc>
          <w:tcPr>
            <w:tcW w:w="1019" w:type="dxa"/>
            <w:tcBorders>
              <w:top w:val="nil"/>
              <w:left w:val="nil"/>
              <w:bottom w:val="single" w:sz="8" w:space="0" w:color="000000"/>
              <w:right w:val="single" w:sz="8" w:space="0" w:color="000000"/>
            </w:tcBorders>
            <w:shd w:val="clear" w:color="auto" w:fill="auto"/>
            <w:vAlign w:val="center"/>
            <w:hideMark/>
          </w:tcPr>
          <w:p w14:paraId="7DC57C8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[89]</w:t>
            </w:r>
          </w:p>
        </w:tc>
        <w:tc>
          <w:tcPr>
            <w:tcW w:w="2114" w:type="dxa"/>
            <w:tcBorders>
              <w:top w:val="nil"/>
              <w:left w:val="nil"/>
              <w:bottom w:val="single" w:sz="8" w:space="0" w:color="000000"/>
              <w:right w:val="single" w:sz="8" w:space="0" w:color="000000"/>
            </w:tcBorders>
            <w:shd w:val="clear" w:color="auto" w:fill="auto"/>
            <w:vAlign w:val="center"/>
            <w:hideMark/>
          </w:tcPr>
          <w:p w14:paraId="1C485A9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13.10</w:t>
            </w:r>
          </w:p>
        </w:tc>
        <w:tc>
          <w:tcPr>
            <w:tcW w:w="3690" w:type="dxa"/>
            <w:tcBorders>
              <w:top w:val="nil"/>
              <w:left w:val="nil"/>
              <w:bottom w:val="single" w:sz="8" w:space="0" w:color="000000"/>
              <w:right w:val="single" w:sz="8" w:space="0" w:color="000000"/>
            </w:tcBorders>
            <w:shd w:val="clear" w:color="auto" w:fill="auto"/>
            <w:vAlign w:val="center"/>
            <w:hideMark/>
          </w:tcPr>
          <w:p w14:paraId="1EC8D27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 50</w:t>
            </w:r>
          </w:p>
        </w:tc>
        <w:tc>
          <w:tcPr>
            <w:tcW w:w="2176" w:type="dxa"/>
            <w:tcBorders>
              <w:top w:val="nil"/>
              <w:left w:val="nil"/>
              <w:bottom w:val="single" w:sz="8" w:space="0" w:color="000000"/>
              <w:right w:val="single" w:sz="8" w:space="0" w:color="000000"/>
            </w:tcBorders>
            <w:shd w:val="clear" w:color="000000" w:fill="auto"/>
            <w:vAlign w:val="center"/>
            <w:hideMark/>
          </w:tcPr>
          <w:p w14:paraId="193DDC45" w14:textId="3C7DE01F" w:rsidR="001C5BCA" w:rsidRPr="00177608" w:rsidRDefault="001C5BCA" w:rsidP="001C5BCA">
            <w:pPr>
              <w:rPr>
                <w:rFonts w:ascii="Gill Sans" w:eastAsia="ＭＳ Ｐゴシック" w:hAnsi="Gill Sans" w:cs="Gill Sans"/>
                <w:sz w:val="20"/>
                <w:szCs w:val="20"/>
                <w:lang w:val="en-GB"/>
              </w:rPr>
            </w:pPr>
          </w:p>
        </w:tc>
      </w:tr>
      <w:tr w:rsidR="00C71271" w:rsidRPr="001504F8" w14:paraId="6971275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11C2B9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Pilon</w:t>
            </w:r>
          </w:p>
        </w:tc>
        <w:tc>
          <w:tcPr>
            <w:tcW w:w="1019" w:type="dxa"/>
            <w:tcBorders>
              <w:top w:val="nil"/>
              <w:left w:val="nil"/>
              <w:bottom w:val="single" w:sz="8" w:space="0" w:color="000000"/>
              <w:right w:val="single" w:sz="8" w:space="0" w:color="000000"/>
            </w:tcBorders>
            <w:shd w:val="clear" w:color="auto" w:fill="auto"/>
            <w:vAlign w:val="center"/>
            <w:hideMark/>
          </w:tcPr>
          <w:p w14:paraId="30C1563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[90]</w:t>
            </w:r>
          </w:p>
        </w:tc>
        <w:tc>
          <w:tcPr>
            <w:tcW w:w="2114" w:type="dxa"/>
            <w:tcBorders>
              <w:top w:val="nil"/>
              <w:left w:val="nil"/>
              <w:bottom w:val="single" w:sz="8" w:space="0" w:color="000000"/>
              <w:right w:val="single" w:sz="8" w:space="0" w:color="000000"/>
            </w:tcBorders>
            <w:shd w:val="clear" w:color="auto" w:fill="auto"/>
            <w:vAlign w:val="center"/>
            <w:hideMark/>
          </w:tcPr>
          <w:p w14:paraId="04162AD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1.17</w:t>
            </w:r>
          </w:p>
        </w:tc>
        <w:tc>
          <w:tcPr>
            <w:tcW w:w="3690" w:type="dxa"/>
            <w:tcBorders>
              <w:top w:val="nil"/>
              <w:left w:val="nil"/>
              <w:bottom w:val="single" w:sz="8" w:space="0" w:color="000000"/>
              <w:right w:val="single" w:sz="8" w:space="0" w:color="000000"/>
            </w:tcBorders>
            <w:shd w:val="clear" w:color="auto" w:fill="auto"/>
            <w:vAlign w:val="center"/>
            <w:hideMark/>
          </w:tcPr>
          <w:p w14:paraId="617666CA" w14:textId="440BDAFB"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000000" w:fill="auto"/>
            <w:vAlign w:val="center"/>
            <w:hideMark/>
          </w:tcPr>
          <w:p w14:paraId="16522C10" w14:textId="15DCA13C" w:rsidR="001C5BCA" w:rsidRPr="00177608" w:rsidRDefault="001C5BCA" w:rsidP="001C5BCA">
            <w:pPr>
              <w:rPr>
                <w:rFonts w:ascii="Gill Sans" w:eastAsia="ＭＳ Ｐゴシック" w:hAnsi="Gill Sans" w:cs="Gill Sans"/>
                <w:sz w:val="20"/>
                <w:szCs w:val="20"/>
                <w:lang w:val="en-GB"/>
              </w:rPr>
            </w:pPr>
          </w:p>
        </w:tc>
      </w:tr>
      <w:tr w:rsidR="00C71271" w:rsidRPr="001504F8" w14:paraId="3F2521B2"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34FF4A6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Qualimap</w:t>
            </w:r>
          </w:p>
        </w:tc>
        <w:tc>
          <w:tcPr>
            <w:tcW w:w="1019" w:type="dxa"/>
            <w:tcBorders>
              <w:top w:val="nil"/>
              <w:left w:val="nil"/>
              <w:bottom w:val="single" w:sz="8" w:space="0" w:color="000000"/>
              <w:right w:val="single" w:sz="8" w:space="0" w:color="000000"/>
            </w:tcBorders>
            <w:shd w:val="clear" w:color="auto" w:fill="auto"/>
            <w:vAlign w:val="center"/>
            <w:hideMark/>
          </w:tcPr>
          <w:p w14:paraId="40D595A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[95]</w:t>
            </w:r>
          </w:p>
        </w:tc>
        <w:tc>
          <w:tcPr>
            <w:tcW w:w="2114" w:type="dxa"/>
            <w:tcBorders>
              <w:top w:val="nil"/>
              <w:left w:val="nil"/>
              <w:bottom w:val="single" w:sz="8" w:space="0" w:color="000000"/>
              <w:right w:val="single" w:sz="8" w:space="0" w:color="000000"/>
            </w:tcBorders>
            <w:shd w:val="clear" w:color="auto" w:fill="auto"/>
            <w:vAlign w:val="center"/>
            <w:hideMark/>
          </w:tcPr>
          <w:p w14:paraId="5CD9F6E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2.2</w:t>
            </w:r>
          </w:p>
        </w:tc>
        <w:tc>
          <w:tcPr>
            <w:tcW w:w="3690" w:type="dxa"/>
            <w:tcBorders>
              <w:top w:val="nil"/>
              <w:left w:val="nil"/>
              <w:bottom w:val="single" w:sz="8" w:space="0" w:color="000000"/>
              <w:right w:val="single" w:sz="8" w:space="0" w:color="000000"/>
            </w:tcBorders>
            <w:shd w:val="clear" w:color="auto" w:fill="auto"/>
            <w:vAlign w:val="center"/>
            <w:hideMark/>
          </w:tcPr>
          <w:p w14:paraId="30E2360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qualimap bamqc -bam input.mem.sorted.bam -outformat pdf --java-mem-size=16G</w:t>
            </w:r>
          </w:p>
        </w:tc>
        <w:tc>
          <w:tcPr>
            <w:tcW w:w="2176" w:type="dxa"/>
            <w:tcBorders>
              <w:top w:val="nil"/>
              <w:left w:val="nil"/>
              <w:bottom w:val="single" w:sz="8" w:space="0" w:color="000000"/>
              <w:right w:val="single" w:sz="8" w:space="0" w:color="000000"/>
            </w:tcBorders>
            <w:shd w:val="clear" w:color="000000" w:fill="auto"/>
            <w:vAlign w:val="center"/>
            <w:hideMark/>
          </w:tcPr>
          <w:p w14:paraId="713FFEF6" w14:textId="4C222A4D" w:rsidR="001C5BCA" w:rsidRPr="00177608" w:rsidRDefault="001C5BCA" w:rsidP="001C5BCA">
            <w:pPr>
              <w:rPr>
                <w:rFonts w:ascii="Gill Sans" w:eastAsia="ＭＳ Ｐゴシック" w:hAnsi="Gill Sans" w:cs="Gill Sans"/>
                <w:sz w:val="20"/>
                <w:szCs w:val="20"/>
                <w:lang w:val="en-GB"/>
              </w:rPr>
            </w:pPr>
          </w:p>
        </w:tc>
      </w:tr>
      <w:tr w:rsidR="00C71271" w:rsidRPr="001504F8" w14:paraId="50404D5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E8A8D1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CEGMA</w:t>
            </w:r>
          </w:p>
        </w:tc>
        <w:tc>
          <w:tcPr>
            <w:tcW w:w="1019" w:type="dxa"/>
            <w:tcBorders>
              <w:top w:val="nil"/>
              <w:left w:val="nil"/>
              <w:bottom w:val="single" w:sz="8" w:space="0" w:color="000000"/>
              <w:right w:val="single" w:sz="8" w:space="0" w:color="000000"/>
            </w:tcBorders>
            <w:shd w:val="clear" w:color="auto" w:fill="auto"/>
            <w:vAlign w:val="center"/>
            <w:hideMark/>
          </w:tcPr>
          <w:p w14:paraId="7453ACF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[47]</w:t>
            </w:r>
          </w:p>
        </w:tc>
        <w:tc>
          <w:tcPr>
            <w:tcW w:w="2114" w:type="dxa"/>
            <w:tcBorders>
              <w:top w:val="nil"/>
              <w:left w:val="nil"/>
              <w:bottom w:val="single" w:sz="8" w:space="0" w:color="000000"/>
              <w:right w:val="single" w:sz="8" w:space="0" w:color="000000"/>
            </w:tcBorders>
            <w:shd w:val="clear" w:color="auto" w:fill="auto"/>
            <w:vAlign w:val="center"/>
            <w:hideMark/>
          </w:tcPr>
          <w:p w14:paraId="491FFC2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2.5</w:t>
            </w:r>
          </w:p>
        </w:tc>
        <w:tc>
          <w:tcPr>
            <w:tcW w:w="3690" w:type="dxa"/>
            <w:tcBorders>
              <w:top w:val="nil"/>
              <w:left w:val="nil"/>
              <w:bottom w:val="single" w:sz="8" w:space="0" w:color="000000"/>
              <w:right w:val="single" w:sz="8" w:space="0" w:color="000000"/>
            </w:tcBorders>
            <w:shd w:val="clear" w:color="auto" w:fill="auto"/>
            <w:vAlign w:val="center"/>
            <w:hideMark/>
          </w:tcPr>
          <w:p w14:paraId="6B19AF2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None</w:t>
            </w:r>
          </w:p>
        </w:tc>
        <w:tc>
          <w:tcPr>
            <w:tcW w:w="2176" w:type="dxa"/>
            <w:tcBorders>
              <w:top w:val="nil"/>
              <w:left w:val="nil"/>
              <w:bottom w:val="single" w:sz="8" w:space="0" w:color="000000"/>
              <w:right w:val="single" w:sz="8" w:space="0" w:color="000000"/>
            </w:tcBorders>
            <w:shd w:val="clear" w:color="000000" w:fill="auto"/>
            <w:vAlign w:val="center"/>
            <w:hideMark/>
          </w:tcPr>
          <w:p w14:paraId="5361211E" w14:textId="55BDABF4" w:rsidR="001C5BCA" w:rsidRPr="00177608" w:rsidRDefault="001C5BCA" w:rsidP="001C5BCA">
            <w:pPr>
              <w:rPr>
                <w:rFonts w:ascii="Gill Sans" w:eastAsia="ＭＳ Ｐゴシック" w:hAnsi="Gill Sans" w:cs="Gill Sans"/>
                <w:sz w:val="20"/>
                <w:szCs w:val="20"/>
                <w:lang w:val="en-GB"/>
              </w:rPr>
            </w:pPr>
          </w:p>
        </w:tc>
      </w:tr>
      <w:tr w:rsidR="00C71271" w:rsidRPr="001504F8" w14:paraId="41D91384"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4DE413D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Phylogenetic analyses</w:t>
            </w:r>
          </w:p>
        </w:tc>
      </w:tr>
      <w:tr w:rsidR="00FE0260" w:rsidRPr="001504F8" w14:paraId="14785296"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3FCE799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RAxML</w:t>
            </w:r>
          </w:p>
        </w:tc>
        <w:tc>
          <w:tcPr>
            <w:tcW w:w="1019" w:type="dxa"/>
            <w:tcBorders>
              <w:top w:val="nil"/>
              <w:left w:val="nil"/>
              <w:bottom w:val="single" w:sz="8" w:space="0" w:color="000000"/>
              <w:right w:val="single" w:sz="8" w:space="0" w:color="000000"/>
            </w:tcBorders>
            <w:shd w:val="clear" w:color="auto" w:fill="auto"/>
            <w:vAlign w:val="center"/>
            <w:hideMark/>
          </w:tcPr>
          <w:p w14:paraId="6F1B1FA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[65]</w:t>
            </w:r>
          </w:p>
        </w:tc>
        <w:tc>
          <w:tcPr>
            <w:tcW w:w="2114" w:type="dxa"/>
            <w:tcBorders>
              <w:top w:val="nil"/>
              <w:left w:val="nil"/>
              <w:bottom w:val="single" w:sz="8" w:space="0" w:color="000000"/>
              <w:right w:val="single" w:sz="8" w:space="0" w:color="000000"/>
            </w:tcBorders>
            <w:shd w:val="clear" w:color="000000" w:fill="auto"/>
            <w:vAlign w:val="center"/>
            <w:hideMark/>
          </w:tcPr>
          <w:p w14:paraId="7E9ADB74" w14:textId="687AA3A1" w:rsidR="001C5BCA" w:rsidRPr="00177608" w:rsidRDefault="00FE0260" w:rsidP="001C5BCA">
            <w:pPr>
              <w:rPr>
                <w:rFonts w:ascii="Gill Sans" w:eastAsia="ＭＳ Ｐゴシック" w:hAnsi="Gill Sans" w:cs="Gill Sans"/>
                <w:sz w:val="20"/>
                <w:szCs w:val="20"/>
                <w:lang w:val="en-GB"/>
              </w:rPr>
            </w:pPr>
            <w:r w:rsidRPr="00FE0260">
              <w:rPr>
                <w:rFonts w:ascii="Gill Sans" w:eastAsia="ＭＳ Ｐゴシック" w:hAnsi="Gill Sans" w:cs="Gill Sans"/>
                <w:sz w:val="20"/>
                <w:szCs w:val="20"/>
              </w:rPr>
              <w:t>8.2.8</w:t>
            </w:r>
          </w:p>
        </w:tc>
        <w:tc>
          <w:tcPr>
            <w:tcW w:w="3690" w:type="dxa"/>
            <w:tcBorders>
              <w:top w:val="nil"/>
              <w:left w:val="nil"/>
              <w:bottom w:val="single" w:sz="8" w:space="0" w:color="000000"/>
              <w:right w:val="single" w:sz="8" w:space="0" w:color="000000"/>
            </w:tcBorders>
            <w:shd w:val="clear" w:color="000000" w:fill="auto"/>
            <w:vAlign w:val="center"/>
            <w:hideMark/>
          </w:tcPr>
          <w:p w14:paraId="15E1E68E" w14:textId="43E43839" w:rsidR="001C5BCA" w:rsidRPr="00177608" w:rsidRDefault="008C1E00" w:rsidP="001C5BCA">
            <w:pPr>
              <w:rPr>
                <w:rFonts w:ascii="Gill Sans" w:eastAsia="ＭＳ Ｐゴシック" w:hAnsi="Gill Sans" w:cs="Gill Sans"/>
                <w:sz w:val="20"/>
                <w:szCs w:val="20"/>
                <w:lang w:val="en-GB"/>
              </w:rPr>
            </w:pPr>
            <w:r w:rsidRPr="008C1E00">
              <w:rPr>
                <w:rFonts w:ascii="Gill Sans" w:eastAsia="ＭＳ Ｐゴシック" w:hAnsi="Gill Sans" w:cs="Gill Sans"/>
                <w:sz w:val="20"/>
                <w:szCs w:val="20"/>
              </w:rPr>
              <w:t>-b 12345 -# 100 -T 62 -p 12345 -m PROTGAMMAGTR</w:t>
            </w:r>
          </w:p>
        </w:tc>
        <w:tc>
          <w:tcPr>
            <w:tcW w:w="2176" w:type="dxa"/>
            <w:tcBorders>
              <w:top w:val="nil"/>
              <w:left w:val="nil"/>
              <w:bottom w:val="single" w:sz="8" w:space="0" w:color="000000"/>
              <w:right w:val="single" w:sz="8" w:space="0" w:color="000000"/>
            </w:tcBorders>
            <w:shd w:val="clear" w:color="000000" w:fill="auto"/>
            <w:vAlign w:val="center"/>
            <w:hideMark/>
          </w:tcPr>
          <w:p w14:paraId="1656A157" w14:textId="254DA94B" w:rsidR="001C5BCA" w:rsidRPr="00177608" w:rsidRDefault="001C5BCA" w:rsidP="001C5BCA">
            <w:pPr>
              <w:rPr>
                <w:rFonts w:ascii="Gill Sans" w:eastAsia="ＭＳ Ｐゴシック" w:hAnsi="Gill Sans" w:cs="Gill Sans"/>
                <w:sz w:val="20"/>
                <w:szCs w:val="20"/>
                <w:lang w:val="en-GB"/>
              </w:rPr>
            </w:pPr>
          </w:p>
        </w:tc>
      </w:tr>
      <w:tr w:rsidR="00C71271" w:rsidRPr="001504F8" w14:paraId="7B2C36E0" w14:textId="77777777" w:rsidTr="00177608">
        <w:trPr>
          <w:trHeight w:val="20"/>
        </w:trPr>
        <w:tc>
          <w:tcPr>
            <w:tcW w:w="1382" w:type="dxa"/>
            <w:tcBorders>
              <w:top w:val="nil"/>
              <w:left w:val="single" w:sz="8" w:space="0" w:color="000000"/>
              <w:bottom w:val="single" w:sz="4" w:space="0" w:color="auto"/>
              <w:right w:val="single" w:sz="8" w:space="0" w:color="000000"/>
            </w:tcBorders>
            <w:shd w:val="clear" w:color="auto" w:fill="auto"/>
            <w:vAlign w:val="center"/>
            <w:hideMark/>
          </w:tcPr>
          <w:p w14:paraId="6704FF0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ClustalW2</w:t>
            </w:r>
          </w:p>
        </w:tc>
        <w:tc>
          <w:tcPr>
            <w:tcW w:w="1019" w:type="dxa"/>
            <w:tcBorders>
              <w:top w:val="nil"/>
              <w:left w:val="nil"/>
              <w:bottom w:val="single" w:sz="4" w:space="0" w:color="auto"/>
              <w:right w:val="single" w:sz="8" w:space="0" w:color="000000"/>
            </w:tcBorders>
            <w:shd w:val="clear" w:color="auto" w:fill="auto"/>
            <w:vAlign w:val="center"/>
            <w:hideMark/>
          </w:tcPr>
          <w:p w14:paraId="45B7EA9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[99]</w:t>
            </w:r>
          </w:p>
        </w:tc>
        <w:tc>
          <w:tcPr>
            <w:tcW w:w="2114" w:type="dxa"/>
            <w:tcBorders>
              <w:top w:val="nil"/>
              <w:left w:val="nil"/>
              <w:bottom w:val="single" w:sz="4" w:space="0" w:color="auto"/>
              <w:right w:val="single" w:sz="8" w:space="0" w:color="000000"/>
            </w:tcBorders>
            <w:shd w:val="clear" w:color="auto" w:fill="auto"/>
            <w:vAlign w:val="center"/>
            <w:hideMark/>
          </w:tcPr>
          <w:p w14:paraId="3BB0385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v2.1</w:t>
            </w:r>
          </w:p>
        </w:tc>
        <w:tc>
          <w:tcPr>
            <w:tcW w:w="3690" w:type="dxa"/>
            <w:tcBorders>
              <w:top w:val="nil"/>
              <w:left w:val="nil"/>
              <w:bottom w:val="single" w:sz="4" w:space="0" w:color="auto"/>
              <w:right w:val="single" w:sz="8" w:space="0" w:color="000000"/>
            </w:tcBorders>
            <w:shd w:val="clear" w:color="auto" w:fill="auto"/>
            <w:vAlign w:val="center"/>
            <w:hideMark/>
          </w:tcPr>
          <w:p w14:paraId="726D4680" w14:textId="2F6459C5"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4" w:space="0" w:color="auto"/>
              <w:right w:val="single" w:sz="8" w:space="0" w:color="000000"/>
            </w:tcBorders>
            <w:shd w:val="clear" w:color="000000" w:fill="auto"/>
            <w:vAlign w:val="center"/>
            <w:hideMark/>
          </w:tcPr>
          <w:p w14:paraId="65369CDA" w14:textId="37D4A4E5" w:rsidR="001C5BCA" w:rsidRPr="00177608" w:rsidRDefault="001C5BCA" w:rsidP="001C5BCA">
            <w:pPr>
              <w:rPr>
                <w:rFonts w:ascii="Gill Sans" w:eastAsia="ＭＳ Ｐゴシック" w:hAnsi="Gill Sans" w:cs="Gill Sans"/>
                <w:sz w:val="20"/>
                <w:szCs w:val="20"/>
                <w:lang w:val="en-GB"/>
              </w:rPr>
            </w:pPr>
          </w:p>
        </w:tc>
      </w:tr>
      <w:tr w:rsidR="008C1E00" w:rsidRPr="001504F8" w14:paraId="3A3D932F" w14:textId="77777777" w:rsidTr="00177608">
        <w:trPr>
          <w:trHeight w:val="20"/>
        </w:trPr>
        <w:tc>
          <w:tcPr>
            <w:tcW w:w="1382" w:type="dxa"/>
            <w:tcBorders>
              <w:top w:val="nil"/>
              <w:left w:val="single" w:sz="8" w:space="0" w:color="000000"/>
              <w:bottom w:val="single" w:sz="4" w:space="0" w:color="auto"/>
              <w:right w:val="single" w:sz="8" w:space="0" w:color="000000"/>
            </w:tcBorders>
            <w:shd w:val="clear" w:color="auto" w:fill="auto"/>
            <w:vAlign w:val="center"/>
          </w:tcPr>
          <w:p w14:paraId="76766CAA" w14:textId="03308D35" w:rsidR="008C1E00" w:rsidRPr="001504F8" w:rsidRDefault="008C1E00" w:rsidP="001C5BCA">
            <w:pPr>
              <w:rPr>
                <w:rFonts w:ascii="Gill Sans" w:eastAsia="ＭＳ Ｐゴシック" w:hAnsi="Gill Sans" w:cs="Gill Sans"/>
                <w:sz w:val="20"/>
                <w:szCs w:val="20"/>
              </w:rPr>
            </w:pPr>
            <w:r>
              <w:rPr>
                <w:rFonts w:ascii="Gill Sans" w:eastAsia="ＭＳ Ｐゴシック" w:hAnsi="Gill Sans" w:cs="Gill Sans"/>
                <w:sz w:val="20"/>
                <w:szCs w:val="20"/>
              </w:rPr>
              <w:t>PhyloBayes</w:t>
            </w:r>
          </w:p>
        </w:tc>
        <w:tc>
          <w:tcPr>
            <w:tcW w:w="1019" w:type="dxa"/>
            <w:tcBorders>
              <w:top w:val="nil"/>
              <w:left w:val="nil"/>
              <w:bottom w:val="single" w:sz="4" w:space="0" w:color="auto"/>
              <w:right w:val="single" w:sz="8" w:space="0" w:color="000000"/>
            </w:tcBorders>
            <w:shd w:val="clear" w:color="auto" w:fill="auto"/>
            <w:vAlign w:val="center"/>
          </w:tcPr>
          <w:p w14:paraId="38339DAF" w14:textId="1B73CFC5" w:rsidR="008C1E00" w:rsidRPr="001504F8" w:rsidRDefault="004E583E" w:rsidP="001C5BCA">
            <w:pPr>
              <w:rPr>
                <w:rFonts w:ascii="Gill Sans" w:eastAsia="ＭＳ Ｐゴシック" w:hAnsi="Gill Sans" w:cs="Gill Sans"/>
                <w:sz w:val="20"/>
                <w:szCs w:val="20"/>
              </w:rPr>
            </w:pPr>
            <w:ins w:id="21" w:author="Yuki Yoshida" w:date="2017-02-20T15:07:00Z">
              <w:r>
                <w:rPr>
                  <w:rFonts w:ascii="Gill Sans" w:eastAsia="ＭＳ Ｐゴシック" w:hAnsi="Gill Sans" w:cs="Gill Sans"/>
                  <w:sz w:val="20"/>
                  <w:szCs w:val="20"/>
                </w:rPr>
                <w:t>[119]</w:t>
              </w:r>
            </w:ins>
          </w:p>
        </w:tc>
        <w:tc>
          <w:tcPr>
            <w:tcW w:w="2114" w:type="dxa"/>
            <w:tcBorders>
              <w:top w:val="nil"/>
              <w:left w:val="nil"/>
              <w:bottom w:val="single" w:sz="4" w:space="0" w:color="auto"/>
              <w:right w:val="single" w:sz="8" w:space="0" w:color="000000"/>
            </w:tcBorders>
            <w:shd w:val="clear" w:color="auto" w:fill="auto"/>
            <w:vAlign w:val="center"/>
          </w:tcPr>
          <w:p w14:paraId="2F351A04" w14:textId="759A11A3" w:rsidR="008C1E00" w:rsidRPr="001504F8" w:rsidRDefault="00BE0B60" w:rsidP="001C5BCA">
            <w:pPr>
              <w:rPr>
                <w:rFonts w:ascii="Gill Sans" w:eastAsia="ＭＳ Ｐゴシック" w:hAnsi="Gill Sans" w:cs="Gill Sans"/>
                <w:sz w:val="20"/>
                <w:szCs w:val="20"/>
              </w:rPr>
            </w:pPr>
            <w:r w:rsidRPr="00BE0B60">
              <w:rPr>
                <w:rFonts w:ascii="Gill Sans" w:eastAsia="ＭＳ Ｐゴシック" w:hAnsi="Gill Sans" w:cs="Gill Sans"/>
                <w:sz w:val="20"/>
                <w:szCs w:val="20"/>
              </w:rPr>
              <w:t>pb_mpi1.7a</w:t>
            </w:r>
          </w:p>
        </w:tc>
        <w:tc>
          <w:tcPr>
            <w:tcW w:w="3690" w:type="dxa"/>
            <w:tcBorders>
              <w:top w:val="nil"/>
              <w:left w:val="nil"/>
              <w:bottom w:val="single" w:sz="4" w:space="0" w:color="auto"/>
              <w:right w:val="single" w:sz="8" w:space="0" w:color="000000"/>
            </w:tcBorders>
            <w:shd w:val="clear" w:color="auto" w:fill="auto"/>
            <w:vAlign w:val="center"/>
          </w:tcPr>
          <w:p w14:paraId="2333E452" w14:textId="77777777" w:rsidR="008C1E00" w:rsidRPr="001504F8" w:rsidDel="00A24361" w:rsidRDefault="008C1E00" w:rsidP="001C5BCA">
            <w:pPr>
              <w:rPr>
                <w:rFonts w:ascii="Gill Sans" w:eastAsia="ＭＳ Ｐゴシック" w:hAnsi="Gill Sans" w:cs="Gill Sans"/>
                <w:sz w:val="20"/>
                <w:szCs w:val="20"/>
              </w:rPr>
            </w:pPr>
          </w:p>
        </w:tc>
        <w:tc>
          <w:tcPr>
            <w:tcW w:w="2176" w:type="dxa"/>
            <w:tcBorders>
              <w:top w:val="nil"/>
              <w:left w:val="nil"/>
              <w:bottom w:val="single" w:sz="4" w:space="0" w:color="auto"/>
              <w:right w:val="single" w:sz="8" w:space="0" w:color="000000"/>
            </w:tcBorders>
            <w:shd w:val="clear" w:color="000000" w:fill="auto"/>
            <w:vAlign w:val="center"/>
          </w:tcPr>
          <w:p w14:paraId="18CAE19A" w14:textId="77777777" w:rsidR="008C1E00" w:rsidRPr="001504F8" w:rsidDel="00A24361" w:rsidRDefault="008C1E00" w:rsidP="001C5BCA">
            <w:pPr>
              <w:rPr>
                <w:rFonts w:ascii="Gill Sans" w:eastAsia="ＭＳ Ｐゴシック" w:hAnsi="Gill Sans" w:cs="Gill Sans"/>
                <w:sz w:val="20"/>
                <w:szCs w:val="20"/>
              </w:rPr>
            </w:pPr>
          </w:p>
        </w:tc>
      </w:tr>
      <w:tr w:rsidR="00C71271" w:rsidRPr="001504F8" w14:paraId="40FAAE2C" w14:textId="77777777" w:rsidTr="00177608">
        <w:trPr>
          <w:trHeight w:val="20"/>
        </w:trPr>
        <w:tc>
          <w:tcPr>
            <w:tcW w:w="1382"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6A422DD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MAFFT</w:t>
            </w:r>
          </w:p>
        </w:tc>
        <w:tc>
          <w:tcPr>
            <w:tcW w:w="1019" w:type="dxa"/>
            <w:tcBorders>
              <w:top w:val="single" w:sz="4" w:space="0" w:color="auto"/>
              <w:left w:val="nil"/>
              <w:bottom w:val="single" w:sz="8" w:space="0" w:color="000000"/>
              <w:right w:val="single" w:sz="8" w:space="0" w:color="000000"/>
            </w:tcBorders>
            <w:shd w:val="clear" w:color="auto" w:fill="auto"/>
            <w:vAlign w:val="center"/>
            <w:hideMark/>
          </w:tcPr>
          <w:p w14:paraId="07E5F56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[103]</w:t>
            </w:r>
          </w:p>
        </w:tc>
        <w:tc>
          <w:tcPr>
            <w:tcW w:w="2114" w:type="dxa"/>
            <w:tcBorders>
              <w:top w:val="single" w:sz="4" w:space="0" w:color="auto"/>
              <w:left w:val="nil"/>
              <w:bottom w:val="single" w:sz="8" w:space="0" w:color="000000"/>
              <w:right w:val="single" w:sz="8" w:space="0" w:color="000000"/>
            </w:tcBorders>
            <w:shd w:val="clear" w:color="auto" w:fill="auto"/>
            <w:vAlign w:val="center"/>
            <w:hideMark/>
          </w:tcPr>
          <w:p w14:paraId="1C04A89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v7.271 (2016/1/6)</w:t>
            </w:r>
          </w:p>
        </w:tc>
        <w:tc>
          <w:tcPr>
            <w:tcW w:w="3690" w:type="dxa"/>
            <w:tcBorders>
              <w:top w:val="single" w:sz="4" w:space="0" w:color="auto"/>
              <w:left w:val="nil"/>
              <w:bottom w:val="single" w:sz="8" w:space="0" w:color="000000"/>
              <w:right w:val="single" w:sz="8" w:space="0" w:color="000000"/>
            </w:tcBorders>
            <w:shd w:val="clear" w:color="auto" w:fill="auto"/>
            <w:vAlign w:val="center"/>
            <w:hideMark/>
          </w:tcPr>
          <w:p w14:paraId="79C494D3" w14:textId="73C6C639" w:rsidR="001C5BCA" w:rsidRPr="001504F8" w:rsidRDefault="001C5BCA" w:rsidP="001C5BCA">
            <w:pPr>
              <w:rPr>
                <w:rFonts w:ascii="Gill Sans" w:eastAsia="ＭＳ Ｐゴシック" w:hAnsi="Gill Sans" w:cs="Gill Sans"/>
                <w:sz w:val="20"/>
                <w:szCs w:val="20"/>
              </w:rPr>
            </w:pPr>
          </w:p>
        </w:tc>
        <w:tc>
          <w:tcPr>
            <w:tcW w:w="2176" w:type="dxa"/>
            <w:tcBorders>
              <w:top w:val="single" w:sz="4" w:space="0" w:color="auto"/>
              <w:left w:val="nil"/>
              <w:bottom w:val="single" w:sz="8" w:space="0" w:color="000000"/>
              <w:right w:val="single" w:sz="8" w:space="0" w:color="000000"/>
            </w:tcBorders>
            <w:shd w:val="clear" w:color="000000" w:fill="auto"/>
            <w:vAlign w:val="center"/>
            <w:hideMark/>
          </w:tcPr>
          <w:p w14:paraId="058E590B" w14:textId="2BAF5B2A" w:rsidR="001C5BCA" w:rsidRPr="00177608" w:rsidRDefault="001C5BCA" w:rsidP="001C5BCA">
            <w:pPr>
              <w:rPr>
                <w:rFonts w:ascii="Gill Sans" w:eastAsia="ＭＳ Ｐゴシック" w:hAnsi="Gill Sans" w:cs="Gill Sans"/>
                <w:sz w:val="20"/>
                <w:szCs w:val="20"/>
                <w:lang w:val="en-GB"/>
              </w:rPr>
            </w:pPr>
          </w:p>
        </w:tc>
      </w:tr>
      <w:tr w:rsidR="00C71271" w:rsidRPr="001504F8" w14:paraId="59E6B1A5" w14:textId="77777777" w:rsidTr="00177608">
        <w:trPr>
          <w:trHeight w:val="26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BF8AA2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FastTree</w:t>
            </w:r>
          </w:p>
        </w:tc>
        <w:tc>
          <w:tcPr>
            <w:tcW w:w="1019" w:type="dxa"/>
            <w:tcBorders>
              <w:top w:val="nil"/>
              <w:left w:val="nil"/>
              <w:bottom w:val="single" w:sz="8" w:space="0" w:color="000000"/>
              <w:right w:val="single" w:sz="8" w:space="0" w:color="000000"/>
            </w:tcBorders>
            <w:shd w:val="clear" w:color="auto" w:fill="auto"/>
            <w:vAlign w:val="center"/>
            <w:hideMark/>
          </w:tcPr>
          <w:p w14:paraId="3DA4375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[108]</w:t>
            </w:r>
          </w:p>
        </w:tc>
        <w:tc>
          <w:tcPr>
            <w:tcW w:w="2114" w:type="dxa"/>
            <w:tcBorders>
              <w:top w:val="nil"/>
              <w:left w:val="nil"/>
              <w:bottom w:val="single" w:sz="8" w:space="0" w:color="000000"/>
              <w:right w:val="single" w:sz="8" w:space="0" w:color="000000"/>
            </w:tcBorders>
            <w:shd w:val="clear" w:color="auto" w:fill="auto"/>
            <w:vAlign w:val="center"/>
            <w:hideMark/>
          </w:tcPr>
          <w:p w14:paraId="5FEAEB3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2.1.8 SSE3</w:t>
            </w:r>
          </w:p>
        </w:tc>
        <w:tc>
          <w:tcPr>
            <w:tcW w:w="3690" w:type="dxa"/>
            <w:tcBorders>
              <w:top w:val="nil"/>
              <w:left w:val="nil"/>
              <w:bottom w:val="single" w:sz="8" w:space="0" w:color="000000"/>
              <w:right w:val="single" w:sz="8" w:space="0" w:color="000000"/>
            </w:tcBorders>
            <w:shd w:val="clear" w:color="auto" w:fill="auto"/>
            <w:vAlign w:val="center"/>
            <w:hideMark/>
          </w:tcPr>
          <w:p w14:paraId="524EF0E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-boot 1000</w:t>
            </w:r>
          </w:p>
        </w:tc>
        <w:tc>
          <w:tcPr>
            <w:tcW w:w="2176" w:type="dxa"/>
            <w:tcBorders>
              <w:top w:val="nil"/>
              <w:left w:val="nil"/>
              <w:bottom w:val="single" w:sz="8" w:space="0" w:color="000000"/>
              <w:right w:val="single" w:sz="8" w:space="0" w:color="000000"/>
            </w:tcBorders>
            <w:shd w:val="clear" w:color="000000" w:fill="auto"/>
            <w:vAlign w:val="center"/>
            <w:hideMark/>
          </w:tcPr>
          <w:p w14:paraId="397BB54A" w14:textId="014927D0" w:rsidR="001C5BCA" w:rsidRPr="00177608" w:rsidRDefault="001C5BCA" w:rsidP="001C5BCA">
            <w:pPr>
              <w:rPr>
                <w:rFonts w:ascii="Gill Sans" w:eastAsia="ＭＳ Ｐゴシック" w:hAnsi="Gill Sans" w:cs="Gill Sans"/>
                <w:sz w:val="20"/>
                <w:szCs w:val="20"/>
                <w:lang w:val="en-GB"/>
              </w:rPr>
            </w:pPr>
          </w:p>
        </w:tc>
      </w:tr>
      <w:tr w:rsidR="00AF58E3" w:rsidRPr="001504F8" w14:paraId="5A72EE46"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239F80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trimal</w:t>
            </w:r>
          </w:p>
        </w:tc>
        <w:tc>
          <w:tcPr>
            <w:tcW w:w="1019" w:type="dxa"/>
            <w:tcBorders>
              <w:top w:val="nil"/>
              <w:left w:val="nil"/>
              <w:bottom w:val="single" w:sz="8" w:space="0" w:color="000000"/>
              <w:right w:val="single" w:sz="8" w:space="0" w:color="000000"/>
            </w:tcBorders>
            <w:shd w:val="clear" w:color="auto" w:fill="auto"/>
            <w:vAlign w:val="center"/>
            <w:hideMark/>
          </w:tcPr>
          <w:p w14:paraId="04EC423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[116]</w:t>
            </w:r>
          </w:p>
        </w:tc>
        <w:tc>
          <w:tcPr>
            <w:tcW w:w="2114" w:type="dxa"/>
            <w:tcBorders>
              <w:top w:val="nil"/>
              <w:left w:val="nil"/>
              <w:bottom w:val="single" w:sz="8" w:space="0" w:color="000000"/>
              <w:right w:val="single" w:sz="8" w:space="0" w:color="000000"/>
            </w:tcBorders>
            <w:shd w:val="clear" w:color="000000" w:fill="auto"/>
            <w:vAlign w:val="center"/>
            <w:hideMark/>
          </w:tcPr>
          <w:p w14:paraId="76B5EC03" w14:textId="6E8909F6" w:rsidR="001C5BCA" w:rsidRPr="00177608" w:rsidRDefault="00135E59" w:rsidP="001C5BCA">
            <w:pPr>
              <w:rPr>
                <w:rFonts w:ascii="Gill Sans" w:eastAsia="ＭＳ Ｐゴシック" w:hAnsi="Gill Sans" w:cs="Gill Sans"/>
                <w:sz w:val="20"/>
                <w:szCs w:val="20"/>
                <w:lang w:val="en-GB"/>
              </w:rPr>
            </w:pPr>
            <w:r w:rsidRPr="00135E59">
              <w:rPr>
                <w:rFonts w:ascii="Gill Sans" w:eastAsia="ＭＳ Ｐゴシック" w:hAnsi="Gill Sans" w:cs="Gill Sans"/>
                <w:sz w:val="20"/>
                <w:szCs w:val="20"/>
              </w:rPr>
              <w:t>v1.4.rev15 build[2013-12-17]</w:t>
            </w:r>
          </w:p>
        </w:tc>
        <w:tc>
          <w:tcPr>
            <w:tcW w:w="3690" w:type="dxa"/>
            <w:tcBorders>
              <w:top w:val="nil"/>
              <w:left w:val="nil"/>
              <w:bottom w:val="single" w:sz="8" w:space="0" w:color="000000"/>
              <w:right w:val="single" w:sz="8" w:space="0" w:color="000000"/>
            </w:tcBorders>
            <w:shd w:val="clear" w:color="000000" w:fill="auto"/>
            <w:vAlign w:val="center"/>
            <w:hideMark/>
          </w:tcPr>
          <w:p w14:paraId="3C2C155C" w14:textId="1A501370"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000000" w:fill="auto"/>
            <w:vAlign w:val="center"/>
            <w:hideMark/>
          </w:tcPr>
          <w:p w14:paraId="023C32BB" w14:textId="0D067274" w:rsidR="001C5BCA" w:rsidRPr="00177608" w:rsidRDefault="001C5BCA" w:rsidP="001C5BCA">
            <w:pPr>
              <w:rPr>
                <w:rFonts w:ascii="Gill Sans" w:eastAsia="ＭＳ Ｐゴシック" w:hAnsi="Gill Sans" w:cs="Gill Sans"/>
                <w:sz w:val="20"/>
                <w:szCs w:val="20"/>
                <w:lang w:val="en-GB"/>
              </w:rPr>
            </w:pPr>
          </w:p>
        </w:tc>
      </w:tr>
      <w:tr w:rsidR="00AF58E3" w:rsidRPr="001504F8" w14:paraId="5500AA2D"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62BD21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fasconcat-G</w:t>
            </w:r>
          </w:p>
        </w:tc>
        <w:tc>
          <w:tcPr>
            <w:tcW w:w="1019" w:type="dxa"/>
            <w:tcBorders>
              <w:top w:val="nil"/>
              <w:left w:val="nil"/>
              <w:bottom w:val="single" w:sz="8" w:space="0" w:color="000000"/>
              <w:right w:val="single" w:sz="8" w:space="0" w:color="000000"/>
            </w:tcBorders>
            <w:shd w:val="clear" w:color="auto" w:fill="auto"/>
            <w:vAlign w:val="center"/>
            <w:hideMark/>
          </w:tcPr>
          <w:p w14:paraId="5A26B077"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[117]</w:t>
            </w:r>
          </w:p>
        </w:tc>
        <w:tc>
          <w:tcPr>
            <w:tcW w:w="2114" w:type="dxa"/>
            <w:tcBorders>
              <w:top w:val="nil"/>
              <w:left w:val="nil"/>
              <w:bottom w:val="single" w:sz="8" w:space="0" w:color="000000"/>
              <w:right w:val="single" w:sz="8" w:space="0" w:color="000000"/>
            </w:tcBorders>
            <w:shd w:val="clear" w:color="000000" w:fill="auto"/>
            <w:vAlign w:val="center"/>
            <w:hideMark/>
          </w:tcPr>
          <w:p w14:paraId="194C9A5A" w14:textId="4B61798C" w:rsidR="001C5BCA" w:rsidRPr="00177608" w:rsidRDefault="00AF58E3" w:rsidP="001C5BCA">
            <w:pPr>
              <w:rPr>
                <w:rFonts w:ascii="Gill Sans" w:eastAsia="ＭＳ Ｐゴシック" w:hAnsi="Gill Sans" w:cs="Gill Sans"/>
                <w:sz w:val="20"/>
                <w:szCs w:val="20"/>
                <w:lang w:val="en-GB"/>
              </w:rPr>
            </w:pPr>
            <w:r w:rsidRPr="00AF58E3">
              <w:rPr>
                <w:rFonts w:ascii="Gill Sans" w:eastAsia="ＭＳ Ｐゴシック" w:hAnsi="Gill Sans" w:cs="Gill Sans"/>
                <w:sz w:val="20"/>
                <w:szCs w:val="20"/>
              </w:rPr>
              <w:t>FASconCAT_v1.0.pl</w:t>
            </w:r>
          </w:p>
        </w:tc>
        <w:tc>
          <w:tcPr>
            <w:tcW w:w="3690" w:type="dxa"/>
            <w:tcBorders>
              <w:top w:val="nil"/>
              <w:left w:val="nil"/>
              <w:bottom w:val="single" w:sz="8" w:space="0" w:color="000000"/>
              <w:right w:val="single" w:sz="8" w:space="0" w:color="000000"/>
            </w:tcBorders>
            <w:shd w:val="clear" w:color="000000" w:fill="auto"/>
            <w:vAlign w:val="center"/>
            <w:hideMark/>
          </w:tcPr>
          <w:p w14:paraId="2ACA2F5C" w14:textId="7580CC8B"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000000" w:fill="auto"/>
            <w:vAlign w:val="center"/>
            <w:hideMark/>
          </w:tcPr>
          <w:p w14:paraId="2987ACE6" w14:textId="6933E4C8" w:rsidR="001C5BCA" w:rsidRPr="00177608" w:rsidRDefault="001C5BCA" w:rsidP="001C5BCA">
            <w:pPr>
              <w:rPr>
                <w:rFonts w:ascii="Gill Sans" w:eastAsia="ＭＳ Ｐゴシック" w:hAnsi="Gill Sans" w:cs="Gill Sans"/>
                <w:sz w:val="20"/>
                <w:szCs w:val="20"/>
                <w:lang w:val="en-GB"/>
              </w:rPr>
            </w:pPr>
          </w:p>
        </w:tc>
      </w:tr>
      <w:tr w:rsidR="00C71271" w:rsidRPr="001504F8" w14:paraId="35B6324C"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158D6A2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FigTree</w:t>
            </w:r>
          </w:p>
        </w:tc>
        <w:tc>
          <w:tcPr>
            <w:tcW w:w="1019" w:type="dxa"/>
            <w:tcBorders>
              <w:top w:val="nil"/>
              <w:left w:val="nil"/>
              <w:bottom w:val="single" w:sz="8" w:space="0" w:color="000000"/>
              <w:right w:val="single" w:sz="8" w:space="0" w:color="000000"/>
            </w:tcBorders>
            <w:shd w:val="clear" w:color="auto" w:fill="auto"/>
            <w:vAlign w:val="center"/>
            <w:hideMark/>
          </w:tcPr>
          <w:p w14:paraId="6D2DF98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[109]</w:t>
            </w:r>
          </w:p>
        </w:tc>
        <w:tc>
          <w:tcPr>
            <w:tcW w:w="2114" w:type="dxa"/>
            <w:tcBorders>
              <w:top w:val="nil"/>
              <w:left w:val="nil"/>
              <w:bottom w:val="single" w:sz="8" w:space="0" w:color="000000"/>
              <w:right w:val="single" w:sz="8" w:space="0" w:color="000000"/>
            </w:tcBorders>
            <w:shd w:val="clear" w:color="000000" w:fill="auto"/>
            <w:vAlign w:val="center"/>
            <w:hideMark/>
          </w:tcPr>
          <w:p w14:paraId="17CBE74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 1.4.2</w:t>
            </w:r>
          </w:p>
        </w:tc>
        <w:tc>
          <w:tcPr>
            <w:tcW w:w="3690" w:type="dxa"/>
            <w:tcBorders>
              <w:top w:val="nil"/>
              <w:left w:val="nil"/>
              <w:bottom w:val="single" w:sz="8" w:space="0" w:color="000000"/>
              <w:right w:val="single" w:sz="8" w:space="0" w:color="000000"/>
            </w:tcBorders>
            <w:shd w:val="clear" w:color="000000" w:fill="auto"/>
            <w:vAlign w:val="center"/>
            <w:hideMark/>
          </w:tcPr>
          <w:p w14:paraId="047439E1" w14:textId="06DCC944"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000000" w:fill="auto"/>
            <w:vAlign w:val="center"/>
            <w:hideMark/>
          </w:tcPr>
          <w:p w14:paraId="79DD3138" w14:textId="5F21EBCD" w:rsidR="001C5BCA" w:rsidRPr="00177608" w:rsidRDefault="001C5BCA" w:rsidP="001C5BCA">
            <w:pPr>
              <w:rPr>
                <w:rFonts w:ascii="Gill Sans" w:eastAsia="ＭＳ Ｐゴシック" w:hAnsi="Gill Sans" w:cs="Gill Sans"/>
                <w:sz w:val="20"/>
                <w:szCs w:val="20"/>
                <w:lang w:val="en-GB"/>
              </w:rPr>
            </w:pPr>
          </w:p>
        </w:tc>
      </w:tr>
      <w:tr w:rsidR="00C71271" w:rsidRPr="001504F8" w14:paraId="06ACD294"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29B4585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Annotation and databasing</w:t>
            </w:r>
          </w:p>
        </w:tc>
      </w:tr>
      <w:tr w:rsidR="00C71271" w:rsidRPr="001504F8" w14:paraId="5BCAB45F"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2F171F4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ENSEMBL</w:t>
            </w:r>
          </w:p>
        </w:tc>
        <w:tc>
          <w:tcPr>
            <w:tcW w:w="1019" w:type="dxa"/>
            <w:tcBorders>
              <w:top w:val="nil"/>
              <w:left w:val="nil"/>
              <w:bottom w:val="single" w:sz="8" w:space="0" w:color="000000"/>
              <w:right w:val="single" w:sz="8" w:space="0" w:color="000000"/>
            </w:tcBorders>
            <w:shd w:val="clear" w:color="auto" w:fill="auto"/>
            <w:vAlign w:val="center"/>
            <w:hideMark/>
          </w:tcPr>
          <w:p w14:paraId="2516CFE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[54]</w:t>
            </w:r>
          </w:p>
        </w:tc>
        <w:tc>
          <w:tcPr>
            <w:tcW w:w="2114" w:type="dxa"/>
            <w:tcBorders>
              <w:top w:val="nil"/>
              <w:left w:val="nil"/>
              <w:bottom w:val="single" w:sz="8" w:space="0" w:color="000000"/>
              <w:right w:val="single" w:sz="8" w:space="0" w:color="000000"/>
            </w:tcBorders>
            <w:shd w:val="clear" w:color="auto" w:fill="auto"/>
            <w:vAlign w:val="center"/>
            <w:hideMark/>
          </w:tcPr>
          <w:p w14:paraId="7732180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Version 85</w:t>
            </w:r>
          </w:p>
        </w:tc>
        <w:tc>
          <w:tcPr>
            <w:tcW w:w="3690" w:type="dxa"/>
            <w:tcBorders>
              <w:top w:val="nil"/>
              <w:left w:val="nil"/>
              <w:bottom w:val="single" w:sz="8" w:space="0" w:color="000000"/>
              <w:right w:val="single" w:sz="8" w:space="0" w:color="000000"/>
            </w:tcBorders>
            <w:shd w:val="clear" w:color="000000" w:fill="auto"/>
            <w:vAlign w:val="center"/>
            <w:hideMark/>
          </w:tcPr>
          <w:p w14:paraId="57D1635E" w14:textId="335FF6DC"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000000" w:fill="auto"/>
            <w:vAlign w:val="center"/>
            <w:hideMark/>
          </w:tcPr>
          <w:p w14:paraId="16DDF347" w14:textId="038E122B" w:rsidR="001C5BCA" w:rsidRPr="00177608" w:rsidRDefault="001C5BCA" w:rsidP="001C5BCA">
            <w:pPr>
              <w:rPr>
                <w:rFonts w:ascii="Gill Sans" w:eastAsia="ＭＳ Ｐゴシック" w:hAnsi="Gill Sans" w:cs="Gill Sans"/>
                <w:sz w:val="20"/>
                <w:szCs w:val="20"/>
                <w:lang w:val="en-GB"/>
              </w:rPr>
            </w:pPr>
          </w:p>
        </w:tc>
      </w:tr>
      <w:tr w:rsidR="00C71271" w:rsidRPr="001504F8" w14:paraId="1E5D2D6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7C7CA857" w14:textId="77777777" w:rsidR="00A24361" w:rsidRPr="001504F8" w:rsidRDefault="00A24361" w:rsidP="00C17E51">
            <w:pPr>
              <w:rPr>
                <w:rFonts w:ascii="Gill Sans" w:eastAsia="ＭＳ Ｐゴシック" w:hAnsi="Gill Sans" w:cs="Gill Sans"/>
                <w:sz w:val="20"/>
                <w:szCs w:val="20"/>
              </w:rPr>
            </w:pPr>
            <w:r>
              <w:rPr>
                <w:rFonts w:ascii="Gill Sans" w:eastAsia="ＭＳ Ｐゴシック" w:hAnsi="Gill Sans" w:cs="Gill Sans"/>
                <w:sz w:val="20"/>
                <w:szCs w:val="20"/>
              </w:rPr>
              <w:t xml:space="preserve">EasyMirror and </w:t>
            </w:r>
            <w:r w:rsidRPr="001504F8">
              <w:rPr>
                <w:rFonts w:ascii="Gill Sans" w:eastAsia="ＭＳ Ｐゴシック" w:hAnsi="Gill Sans" w:cs="Gill Sans"/>
                <w:sz w:val="20"/>
                <w:szCs w:val="20"/>
              </w:rPr>
              <w:t>EasyImport</w:t>
            </w:r>
          </w:p>
        </w:tc>
        <w:tc>
          <w:tcPr>
            <w:tcW w:w="1019" w:type="dxa"/>
            <w:tcBorders>
              <w:top w:val="nil"/>
              <w:left w:val="nil"/>
              <w:bottom w:val="single" w:sz="8" w:space="0" w:color="000000"/>
              <w:right w:val="single" w:sz="8" w:space="0" w:color="000000"/>
            </w:tcBorders>
            <w:shd w:val="clear" w:color="auto" w:fill="auto"/>
            <w:vAlign w:val="center"/>
            <w:hideMark/>
          </w:tcPr>
          <w:p w14:paraId="55530E83" w14:textId="77777777" w:rsidR="00A24361" w:rsidRPr="001504F8" w:rsidRDefault="00A24361" w:rsidP="00C17E51">
            <w:pPr>
              <w:rPr>
                <w:rFonts w:ascii="Gill Sans" w:eastAsia="ＭＳ Ｐゴシック" w:hAnsi="Gill Sans" w:cs="Gill Sans"/>
                <w:sz w:val="20"/>
                <w:szCs w:val="20"/>
              </w:rPr>
            </w:pPr>
            <w:r w:rsidRPr="001504F8">
              <w:rPr>
                <w:rFonts w:ascii="Gill Sans" w:eastAsia="ＭＳ Ｐゴシック" w:hAnsi="Gill Sans" w:cs="Gill Sans"/>
                <w:sz w:val="20"/>
                <w:szCs w:val="20"/>
              </w:rPr>
              <w:t>[119]</w:t>
            </w:r>
          </w:p>
        </w:tc>
        <w:tc>
          <w:tcPr>
            <w:tcW w:w="2114" w:type="dxa"/>
            <w:tcBorders>
              <w:top w:val="nil"/>
              <w:left w:val="nil"/>
              <w:bottom w:val="single" w:sz="8" w:space="0" w:color="000000"/>
              <w:right w:val="single" w:sz="8" w:space="0" w:color="000000"/>
            </w:tcBorders>
            <w:shd w:val="clear" w:color="auto" w:fill="auto"/>
            <w:vAlign w:val="center"/>
            <w:hideMark/>
          </w:tcPr>
          <w:p w14:paraId="6E6089A2" w14:textId="018C044F" w:rsidR="00A24361" w:rsidRPr="00177608" w:rsidRDefault="00C71271" w:rsidP="00C17E51">
            <w:pPr>
              <w:rPr>
                <w:rFonts w:ascii="Gill Sans" w:eastAsia="ＭＳ Ｐゴシック" w:hAnsi="Gill Sans" w:cs="Gill Sans"/>
                <w:sz w:val="20"/>
                <w:szCs w:val="20"/>
                <w:lang w:val="en-GB"/>
              </w:rPr>
            </w:pPr>
            <w:r>
              <w:rPr>
                <w:rFonts w:ascii="Gill Sans" w:eastAsia="ＭＳ Ｐゴシック" w:hAnsi="Gill Sans" w:cs="Gill Sans"/>
                <w:sz w:val="20"/>
                <w:szCs w:val="20"/>
                <w:lang w:val="en-GB"/>
              </w:rPr>
              <w:t>Version 0.9</w:t>
            </w:r>
          </w:p>
        </w:tc>
        <w:tc>
          <w:tcPr>
            <w:tcW w:w="3690" w:type="dxa"/>
            <w:tcBorders>
              <w:top w:val="nil"/>
              <w:left w:val="nil"/>
              <w:bottom w:val="single" w:sz="8" w:space="0" w:color="000000"/>
              <w:right w:val="single" w:sz="8" w:space="0" w:color="000000"/>
            </w:tcBorders>
            <w:shd w:val="clear" w:color="auto" w:fill="auto"/>
            <w:vAlign w:val="center"/>
            <w:hideMark/>
          </w:tcPr>
          <w:p w14:paraId="088D0816" w14:textId="04721599" w:rsidR="00A24361" w:rsidRPr="00177608" w:rsidRDefault="00A24361" w:rsidP="00C17E51">
            <w:pPr>
              <w:keepNext/>
              <w:keepLines/>
              <w:spacing w:after="200"/>
              <w:contextualSpacing/>
              <w:jc w:val="both"/>
              <w:rPr>
                <w:rFonts w:ascii="Gill Sans" w:eastAsia="ＭＳ Ｐゴシック" w:hAnsi="Gill Sans" w:cs="Gill Sans"/>
                <w:color w:val="333333"/>
                <w:sz w:val="20"/>
                <w:szCs w:val="20"/>
                <w:lang w:val="en-GB"/>
              </w:rPr>
            </w:pPr>
          </w:p>
        </w:tc>
        <w:tc>
          <w:tcPr>
            <w:tcW w:w="2176" w:type="dxa"/>
            <w:tcBorders>
              <w:top w:val="nil"/>
              <w:left w:val="nil"/>
              <w:bottom w:val="single" w:sz="8" w:space="0" w:color="000000"/>
              <w:right w:val="single" w:sz="8" w:space="0" w:color="000000"/>
            </w:tcBorders>
            <w:shd w:val="clear" w:color="auto" w:fill="auto"/>
            <w:vAlign w:val="center"/>
            <w:hideMark/>
          </w:tcPr>
          <w:p w14:paraId="257BEDC4" w14:textId="408EB3DF" w:rsidR="00A24361" w:rsidRPr="00177608" w:rsidRDefault="00A24361" w:rsidP="00C17E51">
            <w:pPr>
              <w:keepNext/>
              <w:keepLines/>
              <w:spacing w:after="200"/>
              <w:contextualSpacing/>
              <w:jc w:val="both"/>
              <w:rPr>
                <w:rFonts w:ascii="Gill Sans" w:eastAsia="ＭＳ Ｐゴシック" w:hAnsi="Gill Sans" w:cs="Gill Sans"/>
                <w:sz w:val="20"/>
                <w:szCs w:val="20"/>
                <w:lang w:val="en-GB"/>
              </w:rPr>
            </w:pPr>
          </w:p>
        </w:tc>
      </w:tr>
      <w:tr w:rsidR="00C71271" w:rsidRPr="001504F8" w14:paraId="501EE1B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A768897"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Hmmsearch </w:t>
            </w:r>
          </w:p>
        </w:tc>
        <w:tc>
          <w:tcPr>
            <w:tcW w:w="1019" w:type="dxa"/>
            <w:tcBorders>
              <w:top w:val="nil"/>
              <w:left w:val="nil"/>
              <w:bottom w:val="single" w:sz="8" w:space="0" w:color="000000"/>
              <w:right w:val="single" w:sz="8" w:space="0" w:color="000000"/>
            </w:tcBorders>
            <w:shd w:val="clear" w:color="auto" w:fill="auto"/>
            <w:vAlign w:val="center"/>
            <w:hideMark/>
          </w:tcPr>
          <w:p w14:paraId="0062C7C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[122]</w:t>
            </w:r>
          </w:p>
        </w:tc>
        <w:tc>
          <w:tcPr>
            <w:tcW w:w="2114" w:type="dxa"/>
            <w:tcBorders>
              <w:top w:val="nil"/>
              <w:left w:val="nil"/>
              <w:bottom w:val="single" w:sz="8" w:space="0" w:color="000000"/>
              <w:right w:val="single" w:sz="8" w:space="0" w:color="000000"/>
            </w:tcBorders>
            <w:shd w:val="clear" w:color="auto" w:fill="auto"/>
            <w:vAlign w:val="center"/>
            <w:hideMark/>
          </w:tcPr>
          <w:p w14:paraId="6897A6C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HMMER 3.1b2 (February 2015);</w:t>
            </w:r>
          </w:p>
        </w:tc>
        <w:tc>
          <w:tcPr>
            <w:tcW w:w="3690" w:type="dxa"/>
            <w:tcBorders>
              <w:top w:val="nil"/>
              <w:left w:val="nil"/>
              <w:bottom w:val="single" w:sz="8" w:space="0" w:color="000000"/>
              <w:right w:val="single" w:sz="8" w:space="0" w:color="000000"/>
            </w:tcBorders>
            <w:shd w:val="clear" w:color="auto" w:fill="auto"/>
            <w:vAlign w:val="center"/>
            <w:hideMark/>
          </w:tcPr>
          <w:p w14:paraId="1CE575E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--cpu 32 --domE 1e-15 </w:t>
            </w:r>
          </w:p>
        </w:tc>
        <w:tc>
          <w:tcPr>
            <w:tcW w:w="2176" w:type="dxa"/>
            <w:tcBorders>
              <w:top w:val="nil"/>
              <w:left w:val="nil"/>
              <w:bottom w:val="single" w:sz="8" w:space="0" w:color="000000"/>
              <w:right w:val="single" w:sz="8" w:space="0" w:color="000000"/>
            </w:tcBorders>
            <w:shd w:val="clear" w:color="auto" w:fill="auto"/>
            <w:vAlign w:val="center"/>
            <w:hideMark/>
          </w:tcPr>
          <w:p w14:paraId="29E84EAC" w14:textId="7C5BB098" w:rsidR="001C5BCA" w:rsidRPr="00177608" w:rsidRDefault="001C5BCA" w:rsidP="001C5BCA">
            <w:pPr>
              <w:rPr>
                <w:rFonts w:ascii="Gill Sans" w:eastAsia="ＭＳ Ｐゴシック" w:hAnsi="Gill Sans" w:cs="Gill Sans"/>
                <w:sz w:val="20"/>
                <w:szCs w:val="20"/>
                <w:lang w:val="en-GB"/>
              </w:rPr>
            </w:pPr>
          </w:p>
        </w:tc>
      </w:tr>
      <w:tr w:rsidR="00C71271" w:rsidRPr="001504F8" w14:paraId="0CD11BE1"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BC6236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Braker</w:t>
            </w:r>
          </w:p>
        </w:tc>
        <w:tc>
          <w:tcPr>
            <w:tcW w:w="1019" w:type="dxa"/>
            <w:tcBorders>
              <w:top w:val="nil"/>
              <w:left w:val="nil"/>
              <w:bottom w:val="single" w:sz="8" w:space="0" w:color="000000"/>
              <w:right w:val="single" w:sz="8" w:space="0" w:color="000000"/>
            </w:tcBorders>
            <w:shd w:val="clear" w:color="auto" w:fill="auto"/>
            <w:vAlign w:val="center"/>
            <w:hideMark/>
          </w:tcPr>
          <w:p w14:paraId="0B487B1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[48]</w:t>
            </w:r>
          </w:p>
        </w:tc>
        <w:tc>
          <w:tcPr>
            <w:tcW w:w="2114" w:type="dxa"/>
            <w:tcBorders>
              <w:top w:val="nil"/>
              <w:left w:val="nil"/>
              <w:bottom w:val="single" w:sz="8" w:space="0" w:color="000000"/>
              <w:right w:val="single" w:sz="8" w:space="0" w:color="000000"/>
            </w:tcBorders>
            <w:shd w:val="clear" w:color="auto" w:fill="auto"/>
            <w:vAlign w:val="center"/>
            <w:hideMark/>
          </w:tcPr>
          <w:p w14:paraId="76A7BB7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v1.9</w:t>
            </w:r>
          </w:p>
        </w:tc>
        <w:tc>
          <w:tcPr>
            <w:tcW w:w="3690" w:type="dxa"/>
            <w:tcBorders>
              <w:top w:val="nil"/>
              <w:left w:val="nil"/>
              <w:bottom w:val="single" w:sz="8" w:space="0" w:color="000000"/>
              <w:right w:val="single" w:sz="8" w:space="0" w:color="000000"/>
            </w:tcBorders>
            <w:shd w:val="clear" w:color="auto" w:fill="auto"/>
            <w:vAlign w:val="center"/>
            <w:hideMark/>
          </w:tcPr>
          <w:p w14:paraId="1BCF72FD" w14:textId="6492A12A"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007B1494" w14:textId="683DC277" w:rsidR="001C5BCA" w:rsidRPr="00177608" w:rsidRDefault="001C5BCA" w:rsidP="001C5BCA">
            <w:pPr>
              <w:rPr>
                <w:rFonts w:ascii="Gill Sans" w:eastAsia="ＭＳ Ｐゴシック" w:hAnsi="Gill Sans" w:cs="Gill Sans"/>
                <w:sz w:val="20"/>
                <w:szCs w:val="20"/>
                <w:lang w:val="en-GB"/>
              </w:rPr>
            </w:pPr>
          </w:p>
        </w:tc>
      </w:tr>
      <w:tr w:rsidR="00C71271" w:rsidRPr="001504F8" w14:paraId="16F0E6B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D273D5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Augustus</w:t>
            </w:r>
          </w:p>
        </w:tc>
        <w:tc>
          <w:tcPr>
            <w:tcW w:w="1019" w:type="dxa"/>
            <w:tcBorders>
              <w:top w:val="nil"/>
              <w:left w:val="nil"/>
              <w:bottom w:val="single" w:sz="8" w:space="0" w:color="000000"/>
              <w:right w:val="single" w:sz="8" w:space="0" w:color="000000"/>
            </w:tcBorders>
            <w:shd w:val="clear" w:color="auto" w:fill="auto"/>
            <w:vAlign w:val="center"/>
            <w:hideMark/>
          </w:tcPr>
          <w:p w14:paraId="7569E7B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[61]</w:t>
            </w:r>
          </w:p>
        </w:tc>
        <w:tc>
          <w:tcPr>
            <w:tcW w:w="2114" w:type="dxa"/>
            <w:tcBorders>
              <w:top w:val="nil"/>
              <w:left w:val="nil"/>
              <w:bottom w:val="single" w:sz="8" w:space="0" w:color="000000"/>
              <w:right w:val="single" w:sz="8" w:space="0" w:color="000000"/>
            </w:tcBorders>
            <w:shd w:val="clear" w:color="auto" w:fill="auto"/>
            <w:vAlign w:val="center"/>
            <w:hideMark/>
          </w:tcPr>
          <w:p w14:paraId="7AEB789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v3.2.2</w:t>
            </w:r>
          </w:p>
        </w:tc>
        <w:tc>
          <w:tcPr>
            <w:tcW w:w="3690" w:type="dxa"/>
            <w:tcBorders>
              <w:top w:val="nil"/>
              <w:left w:val="nil"/>
              <w:bottom w:val="single" w:sz="8" w:space="0" w:color="000000"/>
              <w:right w:val="single" w:sz="8" w:space="0" w:color="000000"/>
            </w:tcBorders>
            <w:shd w:val="clear" w:color="auto" w:fill="auto"/>
            <w:vAlign w:val="center"/>
            <w:hideMark/>
          </w:tcPr>
          <w:p w14:paraId="367D8D9F" w14:textId="245A32E3"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09AEEE19" w14:textId="335EF845" w:rsidR="001C5BCA" w:rsidRPr="00177608" w:rsidRDefault="001C5BCA" w:rsidP="001C5BCA">
            <w:pPr>
              <w:rPr>
                <w:rFonts w:ascii="Gill Sans" w:eastAsia="ＭＳ Ｐゴシック" w:hAnsi="Gill Sans" w:cs="Gill Sans"/>
                <w:sz w:val="20"/>
                <w:szCs w:val="20"/>
                <w:lang w:val="en-GB"/>
              </w:rPr>
            </w:pPr>
          </w:p>
        </w:tc>
      </w:tr>
      <w:tr w:rsidR="00C71271" w:rsidRPr="001504F8" w14:paraId="67922A59"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32CEAAD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GeneMark-ES</w:t>
            </w:r>
          </w:p>
        </w:tc>
        <w:tc>
          <w:tcPr>
            <w:tcW w:w="1019" w:type="dxa"/>
            <w:tcBorders>
              <w:top w:val="nil"/>
              <w:left w:val="nil"/>
              <w:bottom w:val="single" w:sz="8" w:space="0" w:color="000000"/>
              <w:right w:val="single" w:sz="8" w:space="0" w:color="000000"/>
            </w:tcBorders>
            <w:shd w:val="clear" w:color="auto" w:fill="auto"/>
            <w:vAlign w:val="center"/>
            <w:hideMark/>
          </w:tcPr>
          <w:p w14:paraId="3D7D60E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[92]</w:t>
            </w:r>
          </w:p>
        </w:tc>
        <w:tc>
          <w:tcPr>
            <w:tcW w:w="2114" w:type="dxa"/>
            <w:tcBorders>
              <w:top w:val="nil"/>
              <w:left w:val="nil"/>
              <w:bottom w:val="single" w:sz="8" w:space="0" w:color="000000"/>
              <w:right w:val="single" w:sz="8" w:space="0" w:color="000000"/>
            </w:tcBorders>
            <w:shd w:val="clear" w:color="auto" w:fill="auto"/>
            <w:vAlign w:val="center"/>
            <w:hideMark/>
          </w:tcPr>
          <w:p w14:paraId="0DFAA95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v.4.21</w:t>
            </w:r>
          </w:p>
        </w:tc>
        <w:tc>
          <w:tcPr>
            <w:tcW w:w="3690" w:type="dxa"/>
            <w:tcBorders>
              <w:top w:val="nil"/>
              <w:left w:val="nil"/>
              <w:bottom w:val="single" w:sz="8" w:space="0" w:color="000000"/>
              <w:right w:val="single" w:sz="8" w:space="0" w:color="000000"/>
            </w:tcBorders>
            <w:shd w:val="clear" w:color="auto" w:fill="auto"/>
            <w:vAlign w:val="center"/>
            <w:hideMark/>
          </w:tcPr>
          <w:p w14:paraId="643EAC38" w14:textId="5D6745AF"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5361BCBB" w14:textId="5DE92383" w:rsidR="001C5BCA" w:rsidRPr="00177608" w:rsidRDefault="001C5BCA" w:rsidP="001C5BCA">
            <w:pPr>
              <w:rPr>
                <w:rFonts w:ascii="Gill Sans" w:eastAsia="ＭＳ Ｐゴシック" w:hAnsi="Gill Sans" w:cs="Gill Sans"/>
                <w:sz w:val="20"/>
                <w:szCs w:val="20"/>
                <w:lang w:val="en-GB"/>
              </w:rPr>
            </w:pPr>
          </w:p>
        </w:tc>
      </w:tr>
      <w:tr w:rsidR="00C71271" w:rsidRPr="001504F8" w14:paraId="76968C2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D6F7F0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RepeatScout</w:t>
            </w:r>
          </w:p>
        </w:tc>
        <w:tc>
          <w:tcPr>
            <w:tcW w:w="1019" w:type="dxa"/>
            <w:tcBorders>
              <w:top w:val="nil"/>
              <w:left w:val="nil"/>
              <w:bottom w:val="single" w:sz="8" w:space="0" w:color="000000"/>
              <w:right w:val="single" w:sz="8" w:space="0" w:color="000000"/>
            </w:tcBorders>
            <w:shd w:val="clear" w:color="auto" w:fill="auto"/>
            <w:vAlign w:val="center"/>
            <w:hideMark/>
          </w:tcPr>
          <w:p w14:paraId="696A3D6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[100]</w:t>
            </w:r>
          </w:p>
        </w:tc>
        <w:tc>
          <w:tcPr>
            <w:tcW w:w="2114" w:type="dxa"/>
            <w:tcBorders>
              <w:top w:val="nil"/>
              <w:left w:val="nil"/>
              <w:bottom w:val="single" w:sz="8" w:space="0" w:color="000000"/>
              <w:right w:val="single" w:sz="8" w:space="0" w:color="000000"/>
            </w:tcBorders>
            <w:shd w:val="clear" w:color="auto" w:fill="auto"/>
            <w:vAlign w:val="center"/>
            <w:hideMark/>
          </w:tcPr>
          <w:p w14:paraId="2BC2D2C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Version 1.0.5</w:t>
            </w:r>
          </w:p>
        </w:tc>
        <w:tc>
          <w:tcPr>
            <w:tcW w:w="3690" w:type="dxa"/>
            <w:tcBorders>
              <w:top w:val="nil"/>
              <w:left w:val="nil"/>
              <w:bottom w:val="single" w:sz="8" w:space="0" w:color="000000"/>
              <w:right w:val="single" w:sz="8" w:space="0" w:color="000000"/>
            </w:tcBorders>
            <w:shd w:val="clear" w:color="auto" w:fill="auto"/>
            <w:vAlign w:val="center"/>
            <w:hideMark/>
          </w:tcPr>
          <w:p w14:paraId="6C1C7913" w14:textId="540449BB"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1B5DBFDF" w14:textId="438D6F6A" w:rsidR="001C5BCA" w:rsidRPr="00177608" w:rsidRDefault="001C5BCA" w:rsidP="001C5BCA">
            <w:pPr>
              <w:rPr>
                <w:rFonts w:ascii="Gill Sans" w:eastAsia="ＭＳ Ｐゴシック" w:hAnsi="Gill Sans" w:cs="Gill Sans"/>
                <w:sz w:val="20"/>
                <w:szCs w:val="20"/>
                <w:lang w:val="en-GB"/>
              </w:rPr>
            </w:pPr>
          </w:p>
        </w:tc>
      </w:tr>
      <w:tr w:rsidR="00C71271" w:rsidRPr="001504F8" w14:paraId="312ED363"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88A97B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RepeatMasker</w:t>
            </w:r>
          </w:p>
        </w:tc>
        <w:tc>
          <w:tcPr>
            <w:tcW w:w="1019" w:type="dxa"/>
            <w:tcBorders>
              <w:top w:val="nil"/>
              <w:left w:val="nil"/>
              <w:bottom w:val="single" w:sz="8" w:space="0" w:color="000000"/>
              <w:right w:val="single" w:sz="8" w:space="0" w:color="000000"/>
            </w:tcBorders>
            <w:shd w:val="clear" w:color="auto" w:fill="auto"/>
            <w:vAlign w:val="center"/>
            <w:hideMark/>
          </w:tcPr>
          <w:p w14:paraId="47EB3D7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[101]</w:t>
            </w:r>
          </w:p>
        </w:tc>
        <w:tc>
          <w:tcPr>
            <w:tcW w:w="2114" w:type="dxa"/>
            <w:tcBorders>
              <w:top w:val="nil"/>
              <w:left w:val="nil"/>
              <w:bottom w:val="single" w:sz="8" w:space="0" w:color="000000"/>
              <w:right w:val="single" w:sz="8" w:space="0" w:color="000000"/>
            </w:tcBorders>
            <w:shd w:val="clear" w:color="auto" w:fill="auto"/>
            <w:vAlign w:val="center"/>
            <w:hideMark/>
          </w:tcPr>
          <w:p w14:paraId="26A2E7D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version open-4.0.5</w:t>
            </w:r>
          </w:p>
        </w:tc>
        <w:tc>
          <w:tcPr>
            <w:tcW w:w="3690" w:type="dxa"/>
            <w:tcBorders>
              <w:top w:val="nil"/>
              <w:left w:val="nil"/>
              <w:bottom w:val="single" w:sz="8" w:space="0" w:color="000000"/>
              <w:right w:val="single" w:sz="8" w:space="0" w:color="000000"/>
            </w:tcBorders>
            <w:shd w:val="clear" w:color="auto" w:fill="auto"/>
            <w:vAlign w:val="center"/>
            <w:hideMark/>
          </w:tcPr>
          <w:p w14:paraId="52A4C725" w14:textId="23F7FF3D"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1678BE72" w14:textId="7C0796CE" w:rsidR="001C5BCA" w:rsidRPr="00177608" w:rsidRDefault="001C5BCA" w:rsidP="001C5BCA">
            <w:pPr>
              <w:rPr>
                <w:rFonts w:ascii="Gill Sans" w:eastAsia="ＭＳ Ｐゴシック" w:hAnsi="Gill Sans" w:cs="Gill Sans"/>
                <w:sz w:val="20"/>
                <w:szCs w:val="20"/>
                <w:lang w:val="en-GB"/>
              </w:rPr>
            </w:pPr>
          </w:p>
        </w:tc>
      </w:tr>
      <w:tr w:rsidR="00C71271" w:rsidRPr="001504F8" w14:paraId="0A1BD5FC"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C704AB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lastRenderedPageBreak/>
              <w:t>tRNAscan-SE</w:t>
            </w:r>
          </w:p>
        </w:tc>
        <w:tc>
          <w:tcPr>
            <w:tcW w:w="1019" w:type="dxa"/>
            <w:tcBorders>
              <w:top w:val="nil"/>
              <w:left w:val="nil"/>
              <w:bottom w:val="single" w:sz="8" w:space="0" w:color="000000"/>
              <w:right w:val="single" w:sz="8" w:space="0" w:color="000000"/>
            </w:tcBorders>
            <w:shd w:val="clear" w:color="auto" w:fill="auto"/>
            <w:vAlign w:val="center"/>
            <w:hideMark/>
          </w:tcPr>
          <w:p w14:paraId="2AF0235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[51]</w:t>
            </w:r>
          </w:p>
        </w:tc>
        <w:tc>
          <w:tcPr>
            <w:tcW w:w="2114" w:type="dxa"/>
            <w:tcBorders>
              <w:top w:val="nil"/>
              <w:left w:val="nil"/>
              <w:bottom w:val="single" w:sz="8" w:space="0" w:color="000000"/>
              <w:right w:val="single" w:sz="8" w:space="0" w:color="000000"/>
            </w:tcBorders>
            <w:shd w:val="clear" w:color="auto" w:fill="auto"/>
            <w:vAlign w:val="center"/>
            <w:hideMark/>
          </w:tcPr>
          <w:p w14:paraId="5988324B"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tRNAscan-SE 1.3.1 (January 2012)</w:t>
            </w:r>
          </w:p>
        </w:tc>
        <w:tc>
          <w:tcPr>
            <w:tcW w:w="3690" w:type="dxa"/>
            <w:tcBorders>
              <w:top w:val="nil"/>
              <w:left w:val="nil"/>
              <w:bottom w:val="single" w:sz="8" w:space="0" w:color="000000"/>
              <w:right w:val="single" w:sz="8" w:space="0" w:color="000000"/>
            </w:tcBorders>
            <w:shd w:val="clear" w:color="auto" w:fill="auto"/>
            <w:vAlign w:val="center"/>
            <w:hideMark/>
          </w:tcPr>
          <w:p w14:paraId="58FE4CD9" w14:textId="4A316043"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2ED7065C" w14:textId="6346B4E4" w:rsidR="001C5BCA" w:rsidRPr="00177608" w:rsidRDefault="001C5BCA" w:rsidP="001C5BCA">
            <w:pPr>
              <w:rPr>
                <w:rFonts w:ascii="Gill Sans" w:eastAsia="ＭＳ Ｐゴシック" w:hAnsi="Gill Sans" w:cs="Gill Sans"/>
                <w:sz w:val="20"/>
                <w:szCs w:val="20"/>
                <w:lang w:val="en-GB"/>
              </w:rPr>
            </w:pPr>
          </w:p>
        </w:tc>
      </w:tr>
      <w:tr w:rsidR="00C71271" w:rsidRPr="001504F8" w14:paraId="287B3185"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8ECE0D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RNAmmer</w:t>
            </w:r>
          </w:p>
        </w:tc>
        <w:tc>
          <w:tcPr>
            <w:tcW w:w="1019" w:type="dxa"/>
            <w:tcBorders>
              <w:top w:val="nil"/>
              <w:left w:val="nil"/>
              <w:bottom w:val="single" w:sz="8" w:space="0" w:color="000000"/>
              <w:right w:val="single" w:sz="8" w:space="0" w:color="000000"/>
            </w:tcBorders>
            <w:shd w:val="clear" w:color="auto" w:fill="auto"/>
            <w:vAlign w:val="center"/>
            <w:hideMark/>
          </w:tcPr>
          <w:p w14:paraId="627B6097" w14:textId="1796CECA" w:rsidR="001C5BCA" w:rsidRPr="001504F8" w:rsidRDefault="001C5BCA" w:rsidP="001C5BCA">
            <w:pPr>
              <w:rPr>
                <w:rFonts w:ascii="Gill Sans" w:eastAsia="ＭＳ Ｐゴシック" w:hAnsi="Gill Sans" w:cs="Gill Sans"/>
                <w:color w:val="0000FF"/>
                <w:u w:val="single"/>
              </w:rPr>
            </w:pPr>
            <w:r w:rsidRPr="001504F8">
              <w:rPr>
                <w:rFonts w:ascii="Gill Sans" w:eastAsia="ＭＳ Ｐゴシック" w:hAnsi="Gill Sans" w:cs="Gill Sans"/>
                <w:sz w:val="20"/>
                <w:szCs w:val="20"/>
              </w:rPr>
              <w:t>[50]</w:t>
            </w:r>
          </w:p>
        </w:tc>
        <w:tc>
          <w:tcPr>
            <w:tcW w:w="2114" w:type="dxa"/>
            <w:tcBorders>
              <w:top w:val="nil"/>
              <w:left w:val="nil"/>
              <w:bottom w:val="single" w:sz="8" w:space="0" w:color="000000"/>
              <w:right w:val="single" w:sz="8" w:space="0" w:color="000000"/>
            </w:tcBorders>
            <w:shd w:val="clear" w:color="auto" w:fill="auto"/>
            <w:vAlign w:val="center"/>
            <w:hideMark/>
          </w:tcPr>
          <w:p w14:paraId="323566AF"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v1.2</w:t>
            </w:r>
          </w:p>
        </w:tc>
        <w:tc>
          <w:tcPr>
            <w:tcW w:w="3690" w:type="dxa"/>
            <w:tcBorders>
              <w:top w:val="nil"/>
              <w:left w:val="nil"/>
              <w:bottom w:val="single" w:sz="8" w:space="0" w:color="000000"/>
              <w:right w:val="single" w:sz="8" w:space="0" w:color="000000"/>
            </w:tcBorders>
            <w:shd w:val="clear" w:color="auto" w:fill="auto"/>
            <w:vAlign w:val="center"/>
            <w:hideMark/>
          </w:tcPr>
          <w:p w14:paraId="45B11BA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-multi -S euk -m lsu,ssu,tsu</w:t>
            </w:r>
          </w:p>
        </w:tc>
        <w:tc>
          <w:tcPr>
            <w:tcW w:w="2176" w:type="dxa"/>
            <w:tcBorders>
              <w:top w:val="nil"/>
              <w:left w:val="nil"/>
              <w:bottom w:val="single" w:sz="8" w:space="0" w:color="000000"/>
              <w:right w:val="single" w:sz="8" w:space="0" w:color="000000"/>
            </w:tcBorders>
            <w:shd w:val="clear" w:color="auto" w:fill="auto"/>
            <w:vAlign w:val="center"/>
            <w:hideMark/>
          </w:tcPr>
          <w:p w14:paraId="367E5B23" w14:textId="2A9684C4" w:rsidR="001C5BCA" w:rsidRPr="00177608" w:rsidRDefault="001C5BCA" w:rsidP="001C5BCA">
            <w:pPr>
              <w:rPr>
                <w:rFonts w:ascii="Gill Sans" w:eastAsia="ＭＳ Ｐゴシック" w:hAnsi="Gill Sans" w:cs="Gill Sans"/>
                <w:sz w:val="20"/>
                <w:szCs w:val="20"/>
                <w:lang w:val="en-GB"/>
              </w:rPr>
            </w:pPr>
          </w:p>
        </w:tc>
      </w:tr>
      <w:tr w:rsidR="00C71271" w:rsidRPr="001504F8" w14:paraId="568B19A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1927930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KAAS</w:t>
            </w:r>
          </w:p>
        </w:tc>
        <w:tc>
          <w:tcPr>
            <w:tcW w:w="1019" w:type="dxa"/>
            <w:tcBorders>
              <w:top w:val="nil"/>
              <w:left w:val="nil"/>
              <w:bottom w:val="single" w:sz="8" w:space="0" w:color="000000"/>
              <w:right w:val="single" w:sz="8" w:space="0" w:color="000000"/>
            </w:tcBorders>
            <w:shd w:val="clear" w:color="auto" w:fill="auto"/>
            <w:vAlign w:val="center"/>
            <w:hideMark/>
          </w:tcPr>
          <w:p w14:paraId="1E4174D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[98]</w:t>
            </w:r>
          </w:p>
        </w:tc>
        <w:tc>
          <w:tcPr>
            <w:tcW w:w="2114" w:type="dxa"/>
            <w:tcBorders>
              <w:top w:val="nil"/>
              <w:left w:val="nil"/>
              <w:bottom w:val="single" w:sz="8" w:space="0" w:color="000000"/>
              <w:right w:val="single" w:sz="8" w:space="0" w:color="000000"/>
            </w:tcBorders>
            <w:shd w:val="clear" w:color="auto" w:fill="auto"/>
            <w:vAlign w:val="center"/>
            <w:hideMark/>
          </w:tcPr>
          <w:p w14:paraId="502B9C57"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Automatic Annotation Server Ver. 2.1</w:t>
            </w:r>
          </w:p>
        </w:tc>
        <w:tc>
          <w:tcPr>
            <w:tcW w:w="3690" w:type="dxa"/>
            <w:tcBorders>
              <w:top w:val="nil"/>
              <w:left w:val="nil"/>
              <w:bottom w:val="single" w:sz="8" w:space="0" w:color="000000"/>
              <w:right w:val="single" w:sz="8" w:space="0" w:color="000000"/>
            </w:tcBorders>
            <w:shd w:val="clear" w:color="auto" w:fill="auto"/>
            <w:vAlign w:val="center"/>
            <w:hideMark/>
          </w:tcPr>
          <w:p w14:paraId="34199FB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Representative set for GENES</w:t>
            </w:r>
          </w:p>
        </w:tc>
        <w:tc>
          <w:tcPr>
            <w:tcW w:w="2176" w:type="dxa"/>
            <w:tcBorders>
              <w:top w:val="nil"/>
              <w:left w:val="nil"/>
              <w:bottom w:val="single" w:sz="8" w:space="0" w:color="000000"/>
              <w:right w:val="single" w:sz="8" w:space="0" w:color="000000"/>
            </w:tcBorders>
            <w:shd w:val="clear" w:color="auto" w:fill="auto"/>
            <w:vAlign w:val="center"/>
            <w:hideMark/>
          </w:tcPr>
          <w:p w14:paraId="56109E05"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Via web interface.</w:t>
            </w:r>
          </w:p>
        </w:tc>
      </w:tr>
      <w:tr w:rsidR="00C71271" w:rsidRPr="001504F8" w14:paraId="1686F54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316414D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Legacy blast</w:t>
            </w:r>
          </w:p>
        </w:tc>
        <w:tc>
          <w:tcPr>
            <w:tcW w:w="1019" w:type="dxa"/>
            <w:tcBorders>
              <w:top w:val="nil"/>
              <w:left w:val="nil"/>
              <w:bottom w:val="single" w:sz="8" w:space="0" w:color="000000"/>
              <w:right w:val="single" w:sz="8" w:space="0" w:color="000000"/>
            </w:tcBorders>
            <w:shd w:val="clear" w:color="auto" w:fill="auto"/>
            <w:vAlign w:val="center"/>
            <w:hideMark/>
          </w:tcPr>
          <w:p w14:paraId="677FD7D7"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[64]</w:t>
            </w:r>
          </w:p>
        </w:tc>
        <w:tc>
          <w:tcPr>
            <w:tcW w:w="2114" w:type="dxa"/>
            <w:tcBorders>
              <w:top w:val="nil"/>
              <w:left w:val="nil"/>
              <w:bottom w:val="single" w:sz="8" w:space="0" w:color="000000"/>
              <w:right w:val="single" w:sz="8" w:space="0" w:color="000000"/>
            </w:tcBorders>
            <w:shd w:val="clear" w:color="auto" w:fill="auto"/>
            <w:vAlign w:val="center"/>
            <w:hideMark/>
          </w:tcPr>
          <w:p w14:paraId="2E88303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 v2.2.22</w:t>
            </w:r>
          </w:p>
        </w:tc>
        <w:tc>
          <w:tcPr>
            <w:tcW w:w="3690" w:type="dxa"/>
            <w:tcBorders>
              <w:top w:val="nil"/>
              <w:left w:val="nil"/>
              <w:bottom w:val="single" w:sz="8" w:space="0" w:color="000000"/>
              <w:right w:val="single" w:sz="8" w:space="0" w:color="000000"/>
            </w:tcBorders>
            <w:shd w:val="clear" w:color="auto" w:fill="auto"/>
            <w:vAlign w:val="center"/>
            <w:hideMark/>
          </w:tcPr>
          <w:p w14:paraId="39AF8BE5"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-e 1e-15 </w:t>
            </w:r>
          </w:p>
        </w:tc>
        <w:tc>
          <w:tcPr>
            <w:tcW w:w="2176" w:type="dxa"/>
            <w:tcBorders>
              <w:top w:val="nil"/>
              <w:left w:val="nil"/>
              <w:bottom w:val="single" w:sz="8" w:space="0" w:color="000000"/>
              <w:right w:val="single" w:sz="8" w:space="0" w:color="000000"/>
            </w:tcBorders>
            <w:shd w:val="clear" w:color="auto" w:fill="auto"/>
            <w:vAlign w:val="center"/>
            <w:hideMark/>
          </w:tcPr>
          <w:p w14:paraId="1E96B413" w14:textId="6B70294B" w:rsidR="001C5BCA" w:rsidRPr="00177608" w:rsidRDefault="001C5BCA" w:rsidP="001C5BCA">
            <w:pPr>
              <w:rPr>
                <w:rFonts w:ascii="Gill Sans" w:eastAsia="ＭＳ Ｐゴシック" w:hAnsi="Gill Sans" w:cs="Gill Sans"/>
                <w:sz w:val="20"/>
                <w:szCs w:val="20"/>
                <w:lang w:val="en-GB"/>
              </w:rPr>
            </w:pPr>
          </w:p>
        </w:tc>
      </w:tr>
      <w:tr w:rsidR="00C71271" w:rsidRPr="001504F8" w14:paraId="70F91BC1"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527B628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Diamond</w:t>
            </w:r>
          </w:p>
        </w:tc>
        <w:tc>
          <w:tcPr>
            <w:tcW w:w="1019" w:type="dxa"/>
            <w:tcBorders>
              <w:top w:val="nil"/>
              <w:left w:val="nil"/>
              <w:bottom w:val="single" w:sz="8" w:space="0" w:color="000000"/>
              <w:right w:val="single" w:sz="8" w:space="0" w:color="000000"/>
            </w:tcBorders>
            <w:shd w:val="clear" w:color="auto" w:fill="auto"/>
            <w:vAlign w:val="center"/>
            <w:hideMark/>
          </w:tcPr>
          <w:p w14:paraId="627EC8E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[63]</w:t>
            </w:r>
          </w:p>
        </w:tc>
        <w:tc>
          <w:tcPr>
            <w:tcW w:w="2114" w:type="dxa"/>
            <w:tcBorders>
              <w:top w:val="nil"/>
              <w:left w:val="nil"/>
              <w:bottom w:val="single" w:sz="8" w:space="0" w:color="000000"/>
              <w:right w:val="single" w:sz="8" w:space="0" w:color="000000"/>
            </w:tcBorders>
            <w:shd w:val="clear" w:color="auto" w:fill="auto"/>
            <w:vAlign w:val="center"/>
            <w:hideMark/>
          </w:tcPr>
          <w:p w14:paraId="34EF12A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v1.8.2</w:t>
            </w:r>
          </w:p>
        </w:tc>
        <w:tc>
          <w:tcPr>
            <w:tcW w:w="3690" w:type="dxa"/>
            <w:tcBorders>
              <w:top w:val="nil"/>
              <w:left w:val="nil"/>
              <w:bottom w:val="single" w:sz="8" w:space="0" w:color="000000"/>
              <w:right w:val="single" w:sz="8" w:space="0" w:color="000000"/>
            </w:tcBorders>
            <w:shd w:val="clear" w:color="auto" w:fill="auto"/>
            <w:vAlign w:val="center"/>
            <w:hideMark/>
          </w:tcPr>
          <w:p w14:paraId="52AC43E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-e 10 --sensitive</w:t>
            </w:r>
          </w:p>
        </w:tc>
        <w:tc>
          <w:tcPr>
            <w:tcW w:w="2176" w:type="dxa"/>
            <w:tcBorders>
              <w:top w:val="nil"/>
              <w:left w:val="nil"/>
              <w:bottom w:val="single" w:sz="8" w:space="0" w:color="000000"/>
              <w:right w:val="single" w:sz="8" w:space="0" w:color="000000"/>
            </w:tcBorders>
            <w:shd w:val="clear" w:color="auto" w:fill="auto"/>
            <w:vAlign w:val="center"/>
            <w:hideMark/>
          </w:tcPr>
          <w:p w14:paraId="35B4B7BA" w14:textId="48ED1722" w:rsidR="001C5BCA" w:rsidRPr="00177608" w:rsidRDefault="001C5BCA" w:rsidP="001C5BCA">
            <w:pPr>
              <w:rPr>
                <w:rFonts w:ascii="Gill Sans" w:eastAsia="ＭＳ Ｐゴシック" w:hAnsi="Gill Sans" w:cs="Gill Sans"/>
                <w:sz w:val="20"/>
                <w:szCs w:val="20"/>
                <w:lang w:val="en-GB"/>
              </w:rPr>
            </w:pPr>
          </w:p>
        </w:tc>
      </w:tr>
      <w:tr w:rsidR="00C71271" w:rsidRPr="001504F8" w14:paraId="6E415B0D"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1FAABC5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InterProScan</w:t>
            </w:r>
          </w:p>
        </w:tc>
        <w:tc>
          <w:tcPr>
            <w:tcW w:w="1019" w:type="dxa"/>
            <w:tcBorders>
              <w:top w:val="nil"/>
              <w:left w:val="nil"/>
              <w:bottom w:val="single" w:sz="8" w:space="0" w:color="000000"/>
              <w:right w:val="single" w:sz="8" w:space="0" w:color="000000"/>
            </w:tcBorders>
            <w:shd w:val="clear" w:color="auto" w:fill="auto"/>
            <w:vAlign w:val="center"/>
            <w:hideMark/>
          </w:tcPr>
          <w:p w14:paraId="7409225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[99]</w:t>
            </w:r>
          </w:p>
        </w:tc>
        <w:tc>
          <w:tcPr>
            <w:tcW w:w="2114" w:type="dxa"/>
            <w:tcBorders>
              <w:top w:val="nil"/>
              <w:left w:val="nil"/>
              <w:bottom w:val="single" w:sz="8" w:space="0" w:color="000000"/>
              <w:right w:val="single" w:sz="8" w:space="0" w:color="000000"/>
            </w:tcBorders>
            <w:shd w:val="clear" w:color="auto" w:fill="auto"/>
            <w:vAlign w:val="center"/>
            <w:hideMark/>
          </w:tcPr>
          <w:p w14:paraId="1D7816D0"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interproscan-5.19-58.0</w:t>
            </w:r>
          </w:p>
        </w:tc>
        <w:tc>
          <w:tcPr>
            <w:tcW w:w="3690" w:type="dxa"/>
            <w:tcBorders>
              <w:top w:val="nil"/>
              <w:left w:val="nil"/>
              <w:bottom w:val="single" w:sz="8" w:space="0" w:color="000000"/>
              <w:right w:val="single" w:sz="8" w:space="0" w:color="000000"/>
            </w:tcBorders>
            <w:shd w:val="clear" w:color="auto" w:fill="auto"/>
            <w:vAlign w:val="center"/>
            <w:hideMark/>
          </w:tcPr>
          <w:p w14:paraId="230FF8EA"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--goterms -appl TIGRFAM-15.0,ProDom-2006.1,SMART-7.1,SignalP-EUK-4.1,PrositePatterns-20.119,PRINTS-42.0,SuperFamily-1.75,Pfam-29.0,PrositeProfiles-20.119 -f TSV</w:t>
            </w:r>
          </w:p>
        </w:tc>
        <w:tc>
          <w:tcPr>
            <w:tcW w:w="2176" w:type="dxa"/>
            <w:tcBorders>
              <w:top w:val="nil"/>
              <w:left w:val="nil"/>
              <w:bottom w:val="single" w:sz="8" w:space="0" w:color="000000"/>
              <w:right w:val="single" w:sz="8" w:space="0" w:color="000000"/>
            </w:tcBorders>
            <w:shd w:val="clear" w:color="auto" w:fill="auto"/>
            <w:vAlign w:val="center"/>
            <w:hideMark/>
          </w:tcPr>
          <w:p w14:paraId="36CCEA3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https://github.com/ebi-pf-team/interproscan</w:t>
            </w:r>
          </w:p>
        </w:tc>
      </w:tr>
      <w:tr w:rsidR="00C71271" w:rsidRPr="001504F8" w14:paraId="5300046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5C4EE83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miRDeep</w:t>
            </w:r>
          </w:p>
        </w:tc>
        <w:tc>
          <w:tcPr>
            <w:tcW w:w="1019" w:type="dxa"/>
            <w:tcBorders>
              <w:top w:val="nil"/>
              <w:left w:val="nil"/>
              <w:bottom w:val="single" w:sz="8" w:space="0" w:color="000000"/>
              <w:right w:val="single" w:sz="8" w:space="0" w:color="000000"/>
            </w:tcBorders>
            <w:shd w:val="clear" w:color="auto" w:fill="auto"/>
            <w:vAlign w:val="center"/>
            <w:hideMark/>
          </w:tcPr>
          <w:p w14:paraId="5A2FBF2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[52]</w:t>
            </w:r>
          </w:p>
        </w:tc>
        <w:tc>
          <w:tcPr>
            <w:tcW w:w="2114" w:type="dxa"/>
            <w:tcBorders>
              <w:top w:val="nil"/>
              <w:left w:val="nil"/>
              <w:bottom w:val="single" w:sz="8" w:space="0" w:color="000000"/>
              <w:right w:val="single" w:sz="8" w:space="0" w:color="000000"/>
            </w:tcBorders>
            <w:shd w:val="clear" w:color="auto" w:fill="auto"/>
            <w:vAlign w:val="center"/>
            <w:hideMark/>
          </w:tcPr>
          <w:p w14:paraId="74C42875"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v.2.0.0.8</w:t>
            </w:r>
          </w:p>
        </w:tc>
        <w:tc>
          <w:tcPr>
            <w:tcW w:w="3690" w:type="dxa"/>
            <w:tcBorders>
              <w:top w:val="nil"/>
              <w:left w:val="nil"/>
              <w:bottom w:val="single" w:sz="8" w:space="0" w:color="000000"/>
              <w:right w:val="single" w:sz="8" w:space="0" w:color="000000"/>
            </w:tcBorders>
            <w:shd w:val="clear" w:color="auto" w:fill="auto"/>
            <w:vAlign w:val="center"/>
            <w:hideMark/>
          </w:tcPr>
          <w:p w14:paraId="2450F7AF" w14:textId="4A9D5AFA" w:rsidR="001C5BCA" w:rsidRPr="001504F8" w:rsidRDefault="001C5BCA" w:rsidP="001C5BCA">
            <w:pPr>
              <w:rPr>
                <w:rFonts w:ascii="Gill Sans" w:eastAsia="ＭＳ Ｐゴシック" w:hAnsi="Gill Sans" w:cs="Gill Sans"/>
                <w:color w:val="333333"/>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513AACB2" w14:textId="11B80AAE" w:rsidR="001C5BCA" w:rsidRPr="00177608" w:rsidRDefault="001C5BCA" w:rsidP="001C5BCA">
            <w:pPr>
              <w:rPr>
                <w:rFonts w:ascii="Gill Sans" w:eastAsia="ＭＳ Ｐゴシック" w:hAnsi="Gill Sans" w:cs="Gill Sans"/>
                <w:sz w:val="20"/>
                <w:szCs w:val="20"/>
                <w:lang w:val="en-GB"/>
              </w:rPr>
            </w:pPr>
          </w:p>
        </w:tc>
      </w:tr>
      <w:tr w:rsidR="00C71271" w:rsidRPr="001504F8" w14:paraId="66E7DAB4"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2B4BD4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SSEARCH</w:t>
            </w:r>
          </w:p>
        </w:tc>
        <w:tc>
          <w:tcPr>
            <w:tcW w:w="1019" w:type="dxa"/>
            <w:tcBorders>
              <w:top w:val="nil"/>
              <w:left w:val="nil"/>
              <w:bottom w:val="single" w:sz="8" w:space="0" w:color="000000"/>
              <w:right w:val="single" w:sz="8" w:space="0" w:color="000000"/>
            </w:tcBorders>
            <w:shd w:val="clear" w:color="auto" w:fill="auto"/>
            <w:vAlign w:val="center"/>
            <w:hideMark/>
          </w:tcPr>
          <w:p w14:paraId="2ACF186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[102]</w:t>
            </w:r>
          </w:p>
        </w:tc>
        <w:tc>
          <w:tcPr>
            <w:tcW w:w="2114" w:type="dxa"/>
            <w:tcBorders>
              <w:top w:val="nil"/>
              <w:left w:val="nil"/>
              <w:bottom w:val="single" w:sz="8" w:space="0" w:color="000000"/>
              <w:right w:val="single" w:sz="8" w:space="0" w:color="000000"/>
            </w:tcBorders>
            <w:shd w:val="clear" w:color="auto" w:fill="auto"/>
            <w:vAlign w:val="center"/>
            <w:hideMark/>
          </w:tcPr>
          <w:p w14:paraId="65E8E530"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v36.3.8e Sep, 2016(preload9)</w:t>
            </w:r>
          </w:p>
        </w:tc>
        <w:tc>
          <w:tcPr>
            <w:tcW w:w="3690" w:type="dxa"/>
            <w:tcBorders>
              <w:top w:val="nil"/>
              <w:left w:val="nil"/>
              <w:bottom w:val="single" w:sz="8" w:space="0" w:color="000000"/>
              <w:right w:val="single" w:sz="8" w:space="0" w:color="000000"/>
            </w:tcBorders>
            <w:shd w:val="clear" w:color="auto" w:fill="auto"/>
            <w:vAlign w:val="center"/>
            <w:hideMark/>
          </w:tcPr>
          <w:p w14:paraId="32AD493E" w14:textId="5C7E713A" w:rsidR="001C5BCA" w:rsidRPr="001504F8" w:rsidRDefault="001C5BCA" w:rsidP="001C5BCA">
            <w:pPr>
              <w:rPr>
                <w:rFonts w:ascii="Gill Sans" w:eastAsia="ＭＳ Ｐゴシック" w:hAnsi="Gill Sans" w:cs="Gill Sans"/>
                <w:color w:val="333333"/>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3CDF8B18" w14:textId="79CAAADD" w:rsidR="001C5BCA" w:rsidRPr="00177608" w:rsidRDefault="001C5BCA" w:rsidP="001C5BCA">
            <w:pPr>
              <w:rPr>
                <w:rFonts w:ascii="Gill Sans" w:eastAsia="ＭＳ Ｐゴシック" w:hAnsi="Gill Sans" w:cs="Gill Sans"/>
                <w:sz w:val="20"/>
                <w:szCs w:val="20"/>
                <w:lang w:val="en-GB"/>
              </w:rPr>
            </w:pPr>
          </w:p>
        </w:tc>
      </w:tr>
      <w:tr w:rsidR="00C71271" w:rsidRPr="001504F8" w14:paraId="0214A081"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67BE141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Genome comparison</w:t>
            </w:r>
          </w:p>
        </w:tc>
      </w:tr>
      <w:tr w:rsidR="00C71271" w:rsidRPr="001504F8" w14:paraId="04DA775E"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C5E1D8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murasaki</w:t>
            </w:r>
          </w:p>
        </w:tc>
        <w:tc>
          <w:tcPr>
            <w:tcW w:w="1019" w:type="dxa"/>
            <w:tcBorders>
              <w:top w:val="nil"/>
              <w:left w:val="nil"/>
              <w:bottom w:val="single" w:sz="8" w:space="0" w:color="000000"/>
              <w:right w:val="single" w:sz="8" w:space="0" w:color="000000"/>
            </w:tcBorders>
            <w:shd w:val="clear" w:color="auto" w:fill="auto"/>
            <w:vAlign w:val="center"/>
            <w:hideMark/>
          </w:tcPr>
          <w:p w14:paraId="71A075E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[58]</w:t>
            </w:r>
          </w:p>
        </w:tc>
        <w:tc>
          <w:tcPr>
            <w:tcW w:w="2114" w:type="dxa"/>
            <w:tcBorders>
              <w:top w:val="nil"/>
              <w:left w:val="nil"/>
              <w:bottom w:val="single" w:sz="8" w:space="0" w:color="000000"/>
              <w:right w:val="single" w:sz="8" w:space="0" w:color="000000"/>
            </w:tcBorders>
            <w:shd w:val="clear" w:color="auto" w:fill="auto"/>
            <w:vAlign w:val="center"/>
            <w:hideMark/>
          </w:tcPr>
          <w:p w14:paraId="33D7FB0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Murasaki version 1.68.6 (LARGESEQ)</w:t>
            </w:r>
          </w:p>
        </w:tc>
        <w:tc>
          <w:tcPr>
            <w:tcW w:w="3690" w:type="dxa"/>
            <w:tcBorders>
              <w:top w:val="nil"/>
              <w:left w:val="nil"/>
              <w:bottom w:val="single" w:sz="8" w:space="0" w:color="000000"/>
              <w:right w:val="single" w:sz="8" w:space="0" w:color="000000"/>
            </w:tcBorders>
            <w:shd w:val="clear" w:color="auto" w:fill="auto"/>
            <w:vAlign w:val="center"/>
            <w:hideMark/>
          </w:tcPr>
          <w:p w14:paraId="7FC53857"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-p[28:36] -M 100</w:t>
            </w:r>
          </w:p>
        </w:tc>
        <w:tc>
          <w:tcPr>
            <w:tcW w:w="2176" w:type="dxa"/>
            <w:tcBorders>
              <w:top w:val="nil"/>
              <w:left w:val="nil"/>
              <w:bottom w:val="single" w:sz="8" w:space="0" w:color="000000"/>
              <w:right w:val="single" w:sz="8" w:space="0" w:color="000000"/>
            </w:tcBorders>
            <w:shd w:val="clear" w:color="auto" w:fill="auto"/>
            <w:vAlign w:val="center"/>
            <w:hideMark/>
          </w:tcPr>
          <w:p w14:paraId="4C0F5FC9" w14:textId="6F09D698" w:rsidR="001C5BCA" w:rsidRPr="00177608" w:rsidRDefault="001C5BCA" w:rsidP="001C5BCA">
            <w:pPr>
              <w:rPr>
                <w:rFonts w:ascii="Gill Sans" w:eastAsia="ＭＳ Ｐゴシック" w:hAnsi="Gill Sans" w:cs="Gill Sans"/>
                <w:sz w:val="20"/>
                <w:szCs w:val="20"/>
                <w:lang w:val="en-GB"/>
              </w:rPr>
            </w:pPr>
          </w:p>
        </w:tc>
      </w:tr>
      <w:tr w:rsidR="00C71271" w:rsidRPr="001504F8" w14:paraId="7A3AD79C"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4C22005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Mauve</w:t>
            </w:r>
          </w:p>
        </w:tc>
        <w:tc>
          <w:tcPr>
            <w:tcW w:w="1019" w:type="dxa"/>
            <w:tcBorders>
              <w:top w:val="nil"/>
              <w:left w:val="nil"/>
              <w:bottom w:val="single" w:sz="8" w:space="0" w:color="000000"/>
              <w:right w:val="single" w:sz="8" w:space="0" w:color="000000"/>
            </w:tcBorders>
            <w:shd w:val="clear" w:color="auto" w:fill="auto"/>
            <w:vAlign w:val="center"/>
            <w:hideMark/>
          </w:tcPr>
          <w:p w14:paraId="4F74672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[107]</w:t>
            </w:r>
          </w:p>
        </w:tc>
        <w:tc>
          <w:tcPr>
            <w:tcW w:w="2114" w:type="dxa"/>
            <w:tcBorders>
              <w:top w:val="nil"/>
              <w:left w:val="nil"/>
              <w:bottom w:val="single" w:sz="8" w:space="0" w:color="000000"/>
              <w:right w:val="single" w:sz="8" w:space="0" w:color="000000"/>
            </w:tcBorders>
            <w:shd w:val="clear" w:color="auto" w:fill="auto"/>
            <w:vAlign w:val="center"/>
            <w:hideMark/>
          </w:tcPr>
          <w:p w14:paraId="3FA6BAB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mauve_snapshot_2015-02-13/</w:t>
            </w:r>
          </w:p>
        </w:tc>
        <w:tc>
          <w:tcPr>
            <w:tcW w:w="3690" w:type="dxa"/>
            <w:tcBorders>
              <w:top w:val="nil"/>
              <w:left w:val="nil"/>
              <w:bottom w:val="single" w:sz="8" w:space="0" w:color="000000"/>
              <w:right w:val="single" w:sz="8" w:space="0" w:color="000000"/>
            </w:tcBorders>
            <w:shd w:val="clear" w:color="auto" w:fill="auto"/>
            <w:vAlign w:val="center"/>
            <w:hideMark/>
          </w:tcPr>
          <w:p w14:paraId="7A56772A" w14:textId="677A7E3A"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000000" w:fill="auto"/>
            <w:vAlign w:val="center"/>
            <w:hideMark/>
          </w:tcPr>
          <w:p w14:paraId="6226814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Progressive alignment with GUI</w:t>
            </w:r>
          </w:p>
        </w:tc>
      </w:tr>
      <w:tr w:rsidR="00C71271" w:rsidRPr="001504F8" w14:paraId="2E3741D9"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3E6E72CF" w14:textId="0443E0B6"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Databases used in annotation</w:t>
            </w:r>
            <w:r w:rsidR="00A24361">
              <w:rPr>
                <w:rFonts w:ascii="Gill Sans" w:eastAsia="ＭＳ Ｐゴシック" w:hAnsi="Gill Sans" w:cs="Gill Sans"/>
                <w:sz w:val="20"/>
                <w:szCs w:val="20"/>
              </w:rPr>
              <w:t>*</w:t>
            </w:r>
            <w:r w:rsidR="00C71271">
              <w:rPr>
                <w:rFonts w:ascii="Gill Sans" w:eastAsia="ＭＳ Ｐゴシック" w:hAnsi="Gill Sans" w:cs="Gill Sans"/>
                <w:sz w:val="20"/>
                <w:szCs w:val="20"/>
              </w:rPr>
              <w:t>*</w:t>
            </w:r>
          </w:p>
        </w:tc>
      </w:tr>
      <w:tr w:rsidR="00C71271" w:rsidRPr="001504F8" w14:paraId="5CFB3B65"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18E5E2B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Swiss-Prot</w:t>
            </w:r>
          </w:p>
        </w:tc>
        <w:tc>
          <w:tcPr>
            <w:tcW w:w="1019" w:type="dxa"/>
            <w:tcBorders>
              <w:top w:val="nil"/>
              <w:left w:val="nil"/>
              <w:bottom w:val="single" w:sz="8" w:space="0" w:color="000000"/>
              <w:right w:val="single" w:sz="8" w:space="0" w:color="000000"/>
            </w:tcBorders>
            <w:shd w:val="clear" w:color="auto" w:fill="auto"/>
            <w:vAlign w:val="center"/>
            <w:hideMark/>
          </w:tcPr>
          <w:p w14:paraId="4637923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[57]</w:t>
            </w:r>
          </w:p>
        </w:tc>
        <w:tc>
          <w:tcPr>
            <w:tcW w:w="2114" w:type="dxa"/>
            <w:tcBorders>
              <w:top w:val="nil"/>
              <w:left w:val="nil"/>
              <w:bottom w:val="single" w:sz="8" w:space="0" w:color="000000"/>
              <w:right w:val="single" w:sz="8" w:space="0" w:color="000000"/>
            </w:tcBorders>
            <w:shd w:val="clear" w:color="auto" w:fill="auto"/>
            <w:vAlign w:val="center"/>
            <w:hideMark/>
          </w:tcPr>
          <w:p w14:paraId="5CF16554" w14:textId="61495E65"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2016/5/23</w:t>
            </w:r>
          </w:p>
        </w:tc>
        <w:tc>
          <w:tcPr>
            <w:tcW w:w="3690" w:type="dxa"/>
            <w:tcBorders>
              <w:top w:val="nil"/>
              <w:left w:val="nil"/>
              <w:bottom w:val="single" w:sz="8" w:space="0" w:color="000000"/>
              <w:right w:val="single" w:sz="8" w:space="0" w:color="000000"/>
            </w:tcBorders>
            <w:shd w:val="clear" w:color="auto" w:fill="auto"/>
            <w:vAlign w:val="center"/>
            <w:hideMark/>
          </w:tcPr>
          <w:p w14:paraId="33C93270" w14:textId="56B73509"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auto" w:fill="auto"/>
            <w:vAlign w:val="center"/>
            <w:hideMark/>
          </w:tcPr>
          <w:p w14:paraId="48A0D43E" w14:textId="4D7A8D22" w:rsidR="001C5BCA" w:rsidRPr="00177608" w:rsidRDefault="001C5BCA" w:rsidP="001C5BCA">
            <w:pPr>
              <w:rPr>
                <w:rFonts w:ascii="Gill Sans" w:eastAsia="ＭＳ Ｐゴシック" w:hAnsi="Gill Sans" w:cs="Gill Sans"/>
                <w:sz w:val="20"/>
                <w:szCs w:val="20"/>
                <w:lang w:val="en-GB"/>
              </w:rPr>
            </w:pPr>
          </w:p>
        </w:tc>
      </w:tr>
      <w:tr w:rsidR="00C71271" w:rsidRPr="001504F8" w14:paraId="040D309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2D22689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TrEMBL</w:t>
            </w:r>
          </w:p>
        </w:tc>
        <w:tc>
          <w:tcPr>
            <w:tcW w:w="1019" w:type="dxa"/>
            <w:tcBorders>
              <w:top w:val="nil"/>
              <w:left w:val="nil"/>
              <w:bottom w:val="single" w:sz="8" w:space="0" w:color="000000"/>
              <w:right w:val="single" w:sz="8" w:space="0" w:color="000000"/>
            </w:tcBorders>
            <w:shd w:val="clear" w:color="auto" w:fill="auto"/>
            <w:vAlign w:val="center"/>
            <w:hideMark/>
          </w:tcPr>
          <w:p w14:paraId="1C13F72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[57]</w:t>
            </w:r>
          </w:p>
        </w:tc>
        <w:tc>
          <w:tcPr>
            <w:tcW w:w="2114" w:type="dxa"/>
            <w:tcBorders>
              <w:top w:val="nil"/>
              <w:left w:val="nil"/>
              <w:bottom w:val="single" w:sz="8" w:space="0" w:color="000000"/>
              <w:right w:val="single" w:sz="8" w:space="0" w:color="000000"/>
            </w:tcBorders>
            <w:shd w:val="clear" w:color="auto" w:fill="auto"/>
            <w:vAlign w:val="center"/>
            <w:hideMark/>
          </w:tcPr>
          <w:p w14:paraId="44FC40EB" w14:textId="71853CA5" w:rsidR="001C5BCA" w:rsidRPr="001504F8" w:rsidRDefault="00C71271" w:rsidP="00C71271">
            <w:pPr>
              <w:rPr>
                <w:rFonts w:ascii="Gill Sans" w:eastAsia="ＭＳ Ｐゴシック" w:hAnsi="Gill Sans" w:cs="Gill Sans"/>
                <w:color w:val="333333"/>
                <w:sz w:val="20"/>
                <w:szCs w:val="20"/>
              </w:rPr>
            </w:pPr>
            <w:r>
              <w:rPr>
                <w:rFonts w:ascii="Gill Sans" w:eastAsia="ＭＳ Ｐゴシック" w:hAnsi="Gill Sans" w:cs="Gill Sans"/>
                <w:color w:val="333333"/>
                <w:sz w:val="20"/>
                <w:szCs w:val="20"/>
              </w:rPr>
              <w:t>2</w:t>
            </w:r>
            <w:r w:rsidR="001C5BCA" w:rsidRPr="001504F8">
              <w:rPr>
                <w:rFonts w:ascii="Gill Sans" w:eastAsia="ＭＳ Ｐゴシック" w:hAnsi="Gill Sans" w:cs="Gill Sans"/>
                <w:color w:val="333333"/>
                <w:sz w:val="20"/>
                <w:szCs w:val="20"/>
              </w:rPr>
              <w:t>016/1/17</w:t>
            </w:r>
          </w:p>
        </w:tc>
        <w:tc>
          <w:tcPr>
            <w:tcW w:w="3690" w:type="dxa"/>
            <w:tcBorders>
              <w:top w:val="nil"/>
              <w:left w:val="nil"/>
              <w:bottom w:val="single" w:sz="8" w:space="0" w:color="000000"/>
              <w:right w:val="single" w:sz="8" w:space="0" w:color="000000"/>
            </w:tcBorders>
            <w:shd w:val="clear" w:color="auto" w:fill="auto"/>
            <w:vAlign w:val="center"/>
            <w:hideMark/>
          </w:tcPr>
          <w:p w14:paraId="1C535D5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　</w:t>
            </w:r>
          </w:p>
        </w:tc>
        <w:tc>
          <w:tcPr>
            <w:tcW w:w="2176" w:type="dxa"/>
            <w:tcBorders>
              <w:top w:val="nil"/>
              <w:left w:val="nil"/>
              <w:bottom w:val="single" w:sz="8" w:space="0" w:color="000000"/>
              <w:right w:val="single" w:sz="8" w:space="0" w:color="000000"/>
            </w:tcBorders>
            <w:shd w:val="clear" w:color="auto" w:fill="auto"/>
            <w:vAlign w:val="center"/>
            <w:hideMark/>
          </w:tcPr>
          <w:p w14:paraId="45310157" w14:textId="1F748A58" w:rsidR="001C5BCA" w:rsidRPr="00177608" w:rsidRDefault="001C5BCA" w:rsidP="001C5BCA">
            <w:pPr>
              <w:rPr>
                <w:rFonts w:ascii="Gill Sans" w:eastAsia="ＭＳ Ｐゴシック" w:hAnsi="Gill Sans" w:cs="Gill Sans"/>
                <w:sz w:val="20"/>
                <w:szCs w:val="20"/>
                <w:lang w:val="en-GB"/>
              </w:rPr>
            </w:pPr>
          </w:p>
        </w:tc>
      </w:tr>
      <w:tr w:rsidR="00C71271" w:rsidRPr="001504F8" w14:paraId="3B88B281"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90CC28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Pfam-A</w:t>
            </w:r>
          </w:p>
        </w:tc>
        <w:tc>
          <w:tcPr>
            <w:tcW w:w="1019" w:type="dxa"/>
            <w:tcBorders>
              <w:top w:val="nil"/>
              <w:left w:val="nil"/>
              <w:bottom w:val="single" w:sz="8" w:space="0" w:color="000000"/>
              <w:right w:val="single" w:sz="8" w:space="0" w:color="000000"/>
            </w:tcBorders>
            <w:shd w:val="clear" w:color="auto" w:fill="auto"/>
            <w:vAlign w:val="center"/>
            <w:hideMark/>
          </w:tcPr>
          <w:p w14:paraId="498E9F9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[97]</w:t>
            </w:r>
          </w:p>
        </w:tc>
        <w:tc>
          <w:tcPr>
            <w:tcW w:w="2114" w:type="dxa"/>
            <w:tcBorders>
              <w:top w:val="nil"/>
              <w:left w:val="nil"/>
              <w:bottom w:val="single" w:sz="8" w:space="0" w:color="000000"/>
              <w:right w:val="single" w:sz="8" w:space="0" w:color="000000"/>
            </w:tcBorders>
            <w:shd w:val="clear" w:color="auto" w:fill="auto"/>
            <w:vAlign w:val="center"/>
            <w:hideMark/>
          </w:tcPr>
          <w:p w14:paraId="7F8C22D6" w14:textId="54EC03F2"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2016/7/22</w:t>
            </w:r>
          </w:p>
        </w:tc>
        <w:tc>
          <w:tcPr>
            <w:tcW w:w="3690" w:type="dxa"/>
            <w:tcBorders>
              <w:top w:val="nil"/>
              <w:left w:val="nil"/>
              <w:bottom w:val="single" w:sz="8" w:space="0" w:color="000000"/>
              <w:right w:val="single" w:sz="8" w:space="0" w:color="000000"/>
            </w:tcBorders>
            <w:shd w:val="clear" w:color="auto" w:fill="auto"/>
            <w:vAlign w:val="center"/>
            <w:hideMark/>
          </w:tcPr>
          <w:p w14:paraId="3E216F8B" w14:textId="7D603AAB"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auto" w:fill="auto"/>
            <w:vAlign w:val="center"/>
            <w:hideMark/>
          </w:tcPr>
          <w:p w14:paraId="23C0EE75" w14:textId="6FB7B791" w:rsidR="001C5BCA" w:rsidRPr="00177608" w:rsidRDefault="001C5BCA" w:rsidP="001C5BCA">
            <w:pPr>
              <w:rPr>
                <w:rFonts w:ascii="Gill Sans" w:eastAsia="ＭＳ Ｐゴシック" w:hAnsi="Gill Sans" w:cs="Gill Sans"/>
                <w:sz w:val="20"/>
                <w:szCs w:val="20"/>
                <w:lang w:val="en-GB"/>
              </w:rPr>
            </w:pPr>
          </w:p>
        </w:tc>
      </w:tr>
      <w:tr w:rsidR="00C71271" w:rsidRPr="001504F8" w14:paraId="65C09AD6"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634DAF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Dfam</w:t>
            </w:r>
          </w:p>
        </w:tc>
        <w:tc>
          <w:tcPr>
            <w:tcW w:w="1019" w:type="dxa"/>
            <w:tcBorders>
              <w:top w:val="nil"/>
              <w:left w:val="nil"/>
              <w:bottom w:val="single" w:sz="8" w:space="0" w:color="000000"/>
              <w:right w:val="single" w:sz="8" w:space="0" w:color="000000"/>
            </w:tcBorders>
            <w:shd w:val="clear" w:color="auto" w:fill="auto"/>
            <w:vAlign w:val="center"/>
            <w:hideMark/>
          </w:tcPr>
          <w:p w14:paraId="34C07F2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[56]</w:t>
            </w:r>
          </w:p>
        </w:tc>
        <w:tc>
          <w:tcPr>
            <w:tcW w:w="2114" w:type="dxa"/>
            <w:tcBorders>
              <w:top w:val="nil"/>
              <w:left w:val="nil"/>
              <w:bottom w:val="single" w:sz="8" w:space="0" w:color="000000"/>
              <w:right w:val="single" w:sz="8" w:space="0" w:color="000000"/>
            </w:tcBorders>
            <w:shd w:val="clear" w:color="auto" w:fill="auto"/>
            <w:vAlign w:val="center"/>
            <w:hideMark/>
          </w:tcPr>
          <w:p w14:paraId="57DBFEEC" w14:textId="760A22D8"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2016/09/26</w:t>
            </w:r>
          </w:p>
        </w:tc>
        <w:tc>
          <w:tcPr>
            <w:tcW w:w="3690" w:type="dxa"/>
            <w:tcBorders>
              <w:top w:val="nil"/>
              <w:left w:val="nil"/>
              <w:bottom w:val="single" w:sz="8" w:space="0" w:color="000000"/>
              <w:right w:val="single" w:sz="8" w:space="0" w:color="000000"/>
            </w:tcBorders>
            <w:shd w:val="clear" w:color="auto" w:fill="auto"/>
            <w:vAlign w:val="center"/>
            <w:hideMark/>
          </w:tcPr>
          <w:p w14:paraId="2DCF7D33" w14:textId="7DE7AB55"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auto" w:fill="auto"/>
            <w:vAlign w:val="center"/>
            <w:hideMark/>
          </w:tcPr>
          <w:p w14:paraId="0C02E2B9" w14:textId="3BA4C740" w:rsidR="001C5BCA" w:rsidRPr="00177608" w:rsidRDefault="001C5BCA" w:rsidP="001C5BCA">
            <w:pPr>
              <w:rPr>
                <w:rFonts w:ascii="Gill Sans" w:eastAsia="ＭＳ Ｐゴシック" w:hAnsi="Gill Sans" w:cs="Gill Sans"/>
                <w:sz w:val="20"/>
                <w:szCs w:val="20"/>
                <w:lang w:val="en-GB"/>
              </w:rPr>
            </w:pPr>
          </w:p>
        </w:tc>
      </w:tr>
      <w:tr w:rsidR="00C71271" w:rsidRPr="001504F8" w14:paraId="4AC748E2"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2900F67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miRBase</w:t>
            </w:r>
          </w:p>
        </w:tc>
        <w:tc>
          <w:tcPr>
            <w:tcW w:w="1019" w:type="dxa"/>
            <w:tcBorders>
              <w:top w:val="nil"/>
              <w:left w:val="nil"/>
              <w:bottom w:val="single" w:sz="8" w:space="0" w:color="000000"/>
              <w:right w:val="single" w:sz="8" w:space="0" w:color="000000"/>
            </w:tcBorders>
            <w:shd w:val="clear" w:color="auto" w:fill="auto"/>
            <w:vAlign w:val="center"/>
            <w:hideMark/>
          </w:tcPr>
          <w:p w14:paraId="24FBC3D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[53]</w:t>
            </w:r>
          </w:p>
        </w:tc>
        <w:tc>
          <w:tcPr>
            <w:tcW w:w="2114" w:type="dxa"/>
            <w:tcBorders>
              <w:top w:val="nil"/>
              <w:left w:val="nil"/>
              <w:bottom w:val="single" w:sz="8" w:space="0" w:color="000000"/>
              <w:right w:val="single" w:sz="8" w:space="0" w:color="000000"/>
            </w:tcBorders>
            <w:shd w:val="clear" w:color="auto" w:fill="auto"/>
            <w:vAlign w:val="center"/>
            <w:hideMark/>
          </w:tcPr>
          <w:p w14:paraId="6995DB8F" w14:textId="3B7CC754"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2016/12/20</w:t>
            </w:r>
          </w:p>
        </w:tc>
        <w:tc>
          <w:tcPr>
            <w:tcW w:w="3690" w:type="dxa"/>
            <w:tcBorders>
              <w:top w:val="nil"/>
              <w:left w:val="nil"/>
              <w:bottom w:val="single" w:sz="8" w:space="0" w:color="000000"/>
              <w:right w:val="single" w:sz="8" w:space="0" w:color="000000"/>
            </w:tcBorders>
            <w:shd w:val="clear" w:color="auto" w:fill="auto"/>
            <w:vAlign w:val="center"/>
            <w:hideMark/>
          </w:tcPr>
          <w:p w14:paraId="3514FAD4" w14:textId="3CF7BCA1"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auto" w:fill="auto"/>
            <w:vAlign w:val="center"/>
            <w:hideMark/>
          </w:tcPr>
          <w:p w14:paraId="00E776DA" w14:textId="070C4189" w:rsidR="001C5BCA" w:rsidRPr="00177608" w:rsidRDefault="001C5BCA" w:rsidP="001C5BCA">
            <w:pPr>
              <w:rPr>
                <w:rFonts w:ascii="Gill Sans" w:eastAsia="ＭＳ Ｐゴシック" w:hAnsi="Gill Sans" w:cs="Gill Sans"/>
                <w:sz w:val="20"/>
                <w:szCs w:val="20"/>
                <w:lang w:val="en-GB"/>
              </w:rPr>
            </w:pPr>
          </w:p>
        </w:tc>
      </w:tr>
      <w:tr w:rsidR="00C71271" w:rsidRPr="001504F8" w14:paraId="7B37A38F"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3F3F3"/>
            <w:vAlign w:val="center"/>
            <w:hideMark/>
          </w:tcPr>
          <w:p w14:paraId="5A43EF1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Transcriptome analyses</w:t>
            </w:r>
          </w:p>
        </w:tc>
      </w:tr>
      <w:tr w:rsidR="00C71271" w:rsidRPr="001504F8" w14:paraId="1254AD93"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208AA83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Trinity</w:t>
            </w:r>
          </w:p>
        </w:tc>
        <w:tc>
          <w:tcPr>
            <w:tcW w:w="1019" w:type="dxa"/>
            <w:tcBorders>
              <w:top w:val="nil"/>
              <w:left w:val="nil"/>
              <w:bottom w:val="single" w:sz="8" w:space="0" w:color="000000"/>
              <w:right w:val="single" w:sz="8" w:space="0" w:color="000000"/>
            </w:tcBorders>
            <w:shd w:val="clear" w:color="auto" w:fill="auto"/>
            <w:vAlign w:val="center"/>
            <w:hideMark/>
          </w:tcPr>
          <w:p w14:paraId="0264758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[49]</w:t>
            </w:r>
          </w:p>
        </w:tc>
        <w:tc>
          <w:tcPr>
            <w:tcW w:w="2114" w:type="dxa"/>
            <w:tcBorders>
              <w:top w:val="nil"/>
              <w:left w:val="nil"/>
              <w:bottom w:val="single" w:sz="8" w:space="0" w:color="000000"/>
              <w:right w:val="single" w:sz="8" w:space="0" w:color="000000"/>
            </w:tcBorders>
            <w:shd w:val="clear" w:color="auto" w:fill="auto"/>
            <w:vAlign w:val="center"/>
            <w:hideMark/>
          </w:tcPr>
          <w:p w14:paraId="62FDF90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2.2.0</w:t>
            </w:r>
          </w:p>
        </w:tc>
        <w:tc>
          <w:tcPr>
            <w:tcW w:w="3690" w:type="dxa"/>
            <w:tcBorders>
              <w:top w:val="nil"/>
              <w:left w:val="nil"/>
              <w:bottom w:val="single" w:sz="8" w:space="0" w:color="000000"/>
              <w:right w:val="single" w:sz="8" w:space="0" w:color="000000"/>
            </w:tcBorders>
            <w:shd w:val="clear" w:color="auto" w:fill="auto"/>
            <w:vAlign w:val="center"/>
            <w:hideMark/>
          </w:tcPr>
          <w:p w14:paraId="4446C5AD"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Default params</w:t>
            </w:r>
          </w:p>
        </w:tc>
        <w:tc>
          <w:tcPr>
            <w:tcW w:w="2176" w:type="dxa"/>
            <w:tcBorders>
              <w:top w:val="nil"/>
              <w:left w:val="nil"/>
              <w:bottom w:val="single" w:sz="8" w:space="0" w:color="000000"/>
              <w:right w:val="single" w:sz="8" w:space="0" w:color="000000"/>
            </w:tcBorders>
            <w:shd w:val="clear" w:color="auto" w:fill="auto"/>
            <w:vAlign w:val="center"/>
            <w:hideMark/>
          </w:tcPr>
          <w:p w14:paraId="6A1A69A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　</w:t>
            </w:r>
          </w:p>
        </w:tc>
      </w:tr>
      <w:tr w:rsidR="00C71271" w:rsidRPr="001504F8" w14:paraId="15DACC64"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55939BD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TransDecoder</w:t>
            </w:r>
          </w:p>
        </w:tc>
        <w:tc>
          <w:tcPr>
            <w:tcW w:w="1019" w:type="dxa"/>
            <w:tcBorders>
              <w:top w:val="nil"/>
              <w:left w:val="single" w:sz="8" w:space="0" w:color="000000"/>
              <w:bottom w:val="single" w:sz="8" w:space="0" w:color="000000"/>
              <w:right w:val="single" w:sz="8" w:space="0" w:color="000000"/>
            </w:tcBorders>
            <w:shd w:val="clear" w:color="auto" w:fill="auto"/>
            <w:vAlign w:val="center"/>
            <w:hideMark/>
          </w:tcPr>
          <w:p w14:paraId="1ACDA2B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[115]</w:t>
            </w:r>
          </w:p>
        </w:tc>
        <w:tc>
          <w:tcPr>
            <w:tcW w:w="2114" w:type="dxa"/>
            <w:tcBorders>
              <w:top w:val="nil"/>
              <w:left w:val="single" w:sz="8" w:space="0" w:color="000000"/>
              <w:bottom w:val="single" w:sz="8" w:space="0" w:color="000000"/>
              <w:right w:val="single" w:sz="8" w:space="0" w:color="000000"/>
            </w:tcBorders>
            <w:shd w:val="clear" w:color="auto" w:fill="auto"/>
            <w:vAlign w:val="center"/>
            <w:hideMark/>
          </w:tcPr>
          <w:p w14:paraId="5DE79DF1"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3.0.0</w:t>
            </w:r>
          </w:p>
        </w:tc>
        <w:tc>
          <w:tcPr>
            <w:tcW w:w="3690" w:type="dxa"/>
            <w:tcBorders>
              <w:top w:val="single" w:sz="8" w:space="0" w:color="000000"/>
              <w:left w:val="nil"/>
              <w:bottom w:val="single" w:sz="4" w:space="0" w:color="auto"/>
              <w:right w:val="single" w:sz="8" w:space="0" w:color="000000"/>
            </w:tcBorders>
            <w:shd w:val="clear" w:color="auto" w:fill="auto"/>
            <w:vAlign w:val="center"/>
            <w:hideMark/>
          </w:tcPr>
          <w:p w14:paraId="46D98D2A"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TransDecoder.LongOrfs (default)</w:t>
            </w:r>
          </w:p>
          <w:p w14:paraId="19A31C7E" w14:textId="23095BED"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TransDecoder.Predict --retain_blastp_hits --single_best_orf</w:t>
            </w:r>
          </w:p>
        </w:tc>
        <w:tc>
          <w:tcPr>
            <w:tcW w:w="2176" w:type="dxa"/>
            <w:tcBorders>
              <w:top w:val="nil"/>
              <w:left w:val="single" w:sz="8" w:space="0" w:color="000000"/>
              <w:bottom w:val="single" w:sz="8" w:space="0" w:color="000000"/>
              <w:right w:val="single" w:sz="8" w:space="0" w:color="000000"/>
            </w:tcBorders>
            <w:shd w:val="clear" w:color="000000" w:fill="auto"/>
            <w:vAlign w:val="center"/>
            <w:hideMark/>
          </w:tcPr>
          <w:p w14:paraId="2188BD81" w14:textId="4449EDBB" w:rsidR="001C5BCA" w:rsidRPr="001504F8" w:rsidRDefault="001C5BCA" w:rsidP="001C5BCA">
            <w:pPr>
              <w:rPr>
                <w:rFonts w:ascii="Gill Sans" w:eastAsia="ＭＳ Ｐゴシック" w:hAnsi="Gill Sans" w:cs="Gill Sans"/>
                <w:sz w:val="20"/>
                <w:szCs w:val="20"/>
              </w:rPr>
            </w:pPr>
          </w:p>
        </w:tc>
      </w:tr>
      <w:tr w:rsidR="00C71271" w:rsidRPr="001504F8" w14:paraId="4DD24F32"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1BF4346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Tophat2 </w:t>
            </w:r>
          </w:p>
        </w:tc>
        <w:tc>
          <w:tcPr>
            <w:tcW w:w="1019" w:type="dxa"/>
            <w:tcBorders>
              <w:top w:val="nil"/>
              <w:left w:val="nil"/>
              <w:bottom w:val="single" w:sz="8" w:space="0" w:color="000000"/>
              <w:right w:val="single" w:sz="8" w:space="0" w:color="000000"/>
            </w:tcBorders>
            <w:shd w:val="clear" w:color="auto" w:fill="auto"/>
            <w:vAlign w:val="center"/>
            <w:hideMark/>
          </w:tcPr>
          <w:p w14:paraId="028C54C7"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[91]</w:t>
            </w:r>
          </w:p>
        </w:tc>
        <w:tc>
          <w:tcPr>
            <w:tcW w:w="2114" w:type="dxa"/>
            <w:tcBorders>
              <w:top w:val="nil"/>
              <w:left w:val="nil"/>
              <w:bottom w:val="single" w:sz="8" w:space="0" w:color="000000"/>
              <w:right w:val="single" w:sz="8" w:space="0" w:color="000000"/>
            </w:tcBorders>
            <w:shd w:val="clear" w:color="auto" w:fill="auto"/>
            <w:vAlign w:val="center"/>
            <w:hideMark/>
          </w:tcPr>
          <w:p w14:paraId="5C9D109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v2.1.1</w:t>
            </w:r>
          </w:p>
        </w:tc>
        <w:tc>
          <w:tcPr>
            <w:tcW w:w="3690" w:type="dxa"/>
            <w:tcBorders>
              <w:top w:val="single" w:sz="4" w:space="0" w:color="auto"/>
              <w:left w:val="nil"/>
              <w:bottom w:val="single" w:sz="8" w:space="0" w:color="000000"/>
              <w:right w:val="single" w:sz="8" w:space="0" w:color="000000"/>
            </w:tcBorders>
            <w:shd w:val="clear" w:color="auto" w:fill="auto"/>
            <w:vAlign w:val="center"/>
            <w:hideMark/>
          </w:tcPr>
          <w:p w14:paraId="1092307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tophat -o output -p 30 ref.fa a.r1.fq a.r2.fq</w:t>
            </w:r>
          </w:p>
        </w:tc>
        <w:tc>
          <w:tcPr>
            <w:tcW w:w="2176" w:type="dxa"/>
            <w:tcBorders>
              <w:top w:val="nil"/>
              <w:left w:val="nil"/>
              <w:bottom w:val="single" w:sz="8" w:space="0" w:color="000000"/>
              <w:right w:val="single" w:sz="8" w:space="0" w:color="000000"/>
            </w:tcBorders>
            <w:shd w:val="clear" w:color="auto" w:fill="auto"/>
            <w:vAlign w:val="center"/>
            <w:hideMark/>
          </w:tcPr>
          <w:p w14:paraId="535A649A" w14:textId="7C3ADE76" w:rsidR="001C5BCA" w:rsidRPr="00177608" w:rsidRDefault="001C5BCA" w:rsidP="001C5BCA">
            <w:pPr>
              <w:rPr>
                <w:rFonts w:ascii="Gill Sans" w:eastAsia="ＭＳ Ｐゴシック" w:hAnsi="Gill Sans" w:cs="Gill Sans"/>
                <w:sz w:val="20"/>
                <w:szCs w:val="20"/>
                <w:lang w:val="en-GB"/>
              </w:rPr>
            </w:pPr>
          </w:p>
        </w:tc>
      </w:tr>
      <w:tr w:rsidR="00C71271" w:rsidRPr="001504F8" w14:paraId="03BE2087"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1835168B"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DESeq2</w:t>
            </w:r>
          </w:p>
        </w:tc>
        <w:tc>
          <w:tcPr>
            <w:tcW w:w="1019" w:type="dxa"/>
            <w:tcBorders>
              <w:top w:val="nil"/>
              <w:left w:val="nil"/>
              <w:bottom w:val="single" w:sz="8" w:space="0" w:color="000000"/>
              <w:right w:val="single" w:sz="8" w:space="0" w:color="000000"/>
            </w:tcBorders>
            <w:shd w:val="clear" w:color="auto" w:fill="auto"/>
            <w:vAlign w:val="center"/>
            <w:hideMark/>
          </w:tcPr>
          <w:p w14:paraId="47AEA31E"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[104]</w:t>
            </w:r>
          </w:p>
        </w:tc>
        <w:tc>
          <w:tcPr>
            <w:tcW w:w="2114" w:type="dxa"/>
            <w:tcBorders>
              <w:top w:val="nil"/>
              <w:left w:val="nil"/>
              <w:bottom w:val="single" w:sz="8" w:space="0" w:color="000000"/>
              <w:right w:val="single" w:sz="8" w:space="0" w:color="000000"/>
            </w:tcBorders>
            <w:shd w:val="clear" w:color="auto" w:fill="auto"/>
            <w:vAlign w:val="center"/>
            <w:hideMark/>
          </w:tcPr>
          <w:p w14:paraId="11B4A0D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1.8.2</w:t>
            </w:r>
          </w:p>
        </w:tc>
        <w:tc>
          <w:tcPr>
            <w:tcW w:w="3690" w:type="dxa"/>
            <w:tcBorders>
              <w:top w:val="nil"/>
              <w:left w:val="nil"/>
              <w:bottom w:val="single" w:sz="8" w:space="0" w:color="000000"/>
              <w:right w:val="single" w:sz="8" w:space="0" w:color="000000"/>
            </w:tcBorders>
            <w:shd w:val="clear" w:color="auto" w:fill="auto"/>
            <w:vAlign w:val="center"/>
            <w:hideMark/>
          </w:tcPr>
          <w:p w14:paraId="598A79D8" w14:textId="79754FD2"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30714057" w14:textId="24842E57" w:rsidR="001C5BCA" w:rsidRPr="00177608" w:rsidRDefault="001C5BCA" w:rsidP="001C5BCA">
            <w:pPr>
              <w:rPr>
                <w:rFonts w:ascii="Gill Sans" w:eastAsia="ＭＳ Ｐゴシック" w:hAnsi="Gill Sans" w:cs="Gill Sans"/>
                <w:sz w:val="20"/>
                <w:szCs w:val="20"/>
                <w:lang w:val="en-GB"/>
              </w:rPr>
            </w:pPr>
          </w:p>
        </w:tc>
      </w:tr>
      <w:tr w:rsidR="00C71271" w:rsidRPr="001504F8" w14:paraId="0841EF5A"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2FF28322"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Bowtie2</w:t>
            </w:r>
          </w:p>
        </w:tc>
        <w:tc>
          <w:tcPr>
            <w:tcW w:w="1019" w:type="dxa"/>
            <w:tcBorders>
              <w:top w:val="nil"/>
              <w:left w:val="nil"/>
              <w:bottom w:val="single" w:sz="8" w:space="0" w:color="000000"/>
              <w:right w:val="single" w:sz="8" w:space="0" w:color="000000"/>
            </w:tcBorders>
            <w:shd w:val="clear" w:color="auto" w:fill="auto"/>
            <w:vAlign w:val="center"/>
            <w:hideMark/>
          </w:tcPr>
          <w:p w14:paraId="059D69A6" w14:textId="50734201" w:rsidR="001C5BCA" w:rsidRPr="001504F8" w:rsidRDefault="001C5BCA" w:rsidP="001C5BCA">
            <w:pPr>
              <w:rPr>
                <w:rFonts w:ascii="Gill Sans" w:eastAsia="ＭＳ Ｐゴシック" w:hAnsi="Gill Sans" w:cs="Gill Sans"/>
                <w:color w:val="0000FF"/>
                <w:u w:val="single"/>
              </w:rPr>
            </w:pPr>
            <w:r w:rsidRPr="001504F8">
              <w:rPr>
                <w:rFonts w:ascii="Gill Sans" w:eastAsia="ＭＳ Ｐゴシック" w:hAnsi="Gill Sans" w:cs="Gill Sans"/>
                <w:sz w:val="20"/>
                <w:szCs w:val="20"/>
              </w:rPr>
              <w:t>[88]</w:t>
            </w:r>
          </w:p>
        </w:tc>
        <w:tc>
          <w:tcPr>
            <w:tcW w:w="2114" w:type="dxa"/>
            <w:tcBorders>
              <w:top w:val="nil"/>
              <w:left w:val="nil"/>
              <w:bottom w:val="single" w:sz="8" w:space="0" w:color="000000"/>
              <w:right w:val="single" w:sz="8" w:space="0" w:color="000000"/>
            </w:tcBorders>
            <w:shd w:val="clear" w:color="auto" w:fill="auto"/>
            <w:vAlign w:val="center"/>
            <w:hideMark/>
          </w:tcPr>
          <w:p w14:paraId="02EAC4E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version 2.2.8</w:t>
            </w:r>
          </w:p>
        </w:tc>
        <w:tc>
          <w:tcPr>
            <w:tcW w:w="3690" w:type="dxa"/>
            <w:tcBorders>
              <w:top w:val="nil"/>
              <w:left w:val="nil"/>
              <w:bottom w:val="single" w:sz="8" w:space="0" w:color="000000"/>
              <w:right w:val="single" w:sz="8" w:space="0" w:color="000000"/>
            </w:tcBorders>
            <w:shd w:val="clear" w:color="auto" w:fill="auto"/>
            <w:vAlign w:val="center"/>
            <w:hideMark/>
          </w:tcPr>
          <w:p w14:paraId="03914D62" w14:textId="7DF28D9A" w:rsidR="001C5BCA" w:rsidRPr="001504F8" w:rsidRDefault="001C5BCA" w:rsidP="001C5BCA">
            <w:pPr>
              <w:rPr>
                <w:rFonts w:ascii="Gill Sans" w:eastAsia="ＭＳ Ｐゴシック" w:hAnsi="Gill Sans" w:cs="Gill Sans"/>
                <w:sz w:val="20"/>
                <w:szCs w:val="20"/>
              </w:rPr>
            </w:pPr>
          </w:p>
        </w:tc>
        <w:tc>
          <w:tcPr>
            <w:tcW w:w="2176" w:type="dxa"/>
            <w:tcBorders>
              <w:top w:val="nil"/>
              <w:left w:val="nil"/>
              <w:bottom w:val="single" w:sz="8" w:space="0" w:color="000000"/>
              <w:right w:val="single" w:sz="8" w:space="0" w:color="000000"/>
            </w:tcBorders>
            <w:shd w:val="clear" w:color="auto" w:fill="auto"/>
            <w:vAlign w:val="center"/>
            <w:hideMark/>
          </w:tcPr>
          <w:p w14:paraId="78524C31" w14:textId="474DA9F3"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Used </w:t>
            </w:r>
            <w:r w:rsidR="00A24361">
              <w:rPr>
                <w:rFonts w:ascii="Gill Sans" w:eastAsia="ＭＳ Ｐゴシック" w:hAnsi="Gill Sans" w:cs="Gill Sans"/>
                <w:sz w:val="20"/>
                <w:szCs w:val="20"/>
              </w:rPr>
              <w:t>with</w:t>
            </w:r>
            <w:r w:rsidRPr="001504F8">
              <w:rPr>
                <w:rFonts w:ascii="Gill Sans" w:eastAsia="ＭＳ Ｐゴシック" w:hAnsi="Gill Sans" w:cs="Gill Sans"/>
                <w:sz w:val="20"/>
                <w:szCs w:val="20"/>
              </w:rPr>
              <w:t>in TopHat2</w:t>
            </w:r>
          </w:p>
        </w:tc>
      </w:tr>
      <w:tr w:rsidR="00C71271" w:rsidRPr="001504F8" w14:paraId="4FE07490"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488081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Kallisto</w:t>
            </w:r>
          </w:p>
        </w:tc>
        <w:tc>
          <w:tcPr>
            <w:tcW w:w="1019" w:type="dxa"/>
            <w:tcBorders>
              <w:top w:val="nil"/>
              <w:left w:val="single" w:sz="8" w:space="0" w:color="000000"/>
              <w:bottom w:val="single" w:sz="8" w:space="0" w:color="000000"/>
              <w:right w:val="single" w:sz="8" w:space="0" w:color="000000"/>
            </w:tcBorders>
            <w:shd w:val="clear" w:color="auto" w:fill="auto"/>
            <w:vAlign w:val="center"/>
            <w:hideMark/>
          </w:tcPr>
          <w:p w14:paraId="51AC381F" w14:textId="474C0243" w:rsidR="001C5BCA" w:rsidRPr="001504F8" w:rsidRDefault="001C5BCA" w:rsidP="001C5BCA">
            <w:pPr>
              <w:rPr>
                <w:rFonts w:ascii="Gill Sans" w:eastAsia="ＭＳ Ｐゴシック" w:hAnsi="Gill Sans" w:cs="Gill Sans"/>
                <w:color w:val="0000FF"/>
                <w:u w:val="single"/>
              </w:rPr>
            </w:pPr>
            <w:r w:rsidRPr="001504F8">
              <w:rPr>
                <w:rFonts w:ascii="Gill Sans" w:eastAsia="ＭＳ Ｐゴシック" w:hAnsi="Gill Sans" w:cs="Gill Sans"/>
                <w:sz w:val="20"/>
                <w:szCs w:val="20"/>
              </w:rPr>
              <w:t>[105]</w:t>
            </w:r>
          </w:p>
        </w:tc>
        <w:tc>
          <w:tcPr>
            <w:tcW w:w="2114" w:type="dxa"/>
            <w:tcBorders>
              <w:top w:val="nil"/>
              <w:left w:val="single" w:sz="8" w:space="0" w:color="000000"/>
              <w:bottom w:val="single" w:sz="8" w:space="0" w:color="000000"/>
              <w:right w:val="single" w:sz="8" w:space="0" w:color="000000"/>
            </w:tcBorders>
            <w:shd w:val="clear" w:color="auto" w:fill="auto"/>
            <w:vAlign w:val="center"/>
            <w:hideMark/>
          </w:tcPr>
          <w:p w14:paraId="56F1D334"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kallisto 0.42.4</w:t>
            </w:r>
          </w:p>
        </w:tc>
        <w:tc>
          <w:tcPr>
            <w:tcW w:w="3690" w:type="dxa"/>
            <w:tcBorders>
              <w:top w:val="nil"/>
              <w:left w:val="nil"/>
              <w:right w:val="single" w:sz="8" w:space="0" w:color="000000"/>
            </w:tcBorders>
            <w:shd w:val="clear" w:color="auto" w:fill="auto"/>
            <w:vAlign w:val="center"/>
            <w:hideMark/>
          </w:tcPr>
          <w:p w14:paraId="2FE7DE6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[index] None</w:t>
            </w:r>
          </w:p>
          <w:p w14:paraId="6D4C3A2F"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[quant-single] --bias -b 100 --single -l 200 -s 50 </w:t>
            </w:r>
          </w:p>
          <w:p w14:paraId="164058D8" w14:textId="20610753"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[quant-paired] --bias --b 100</w:t>
            </w:r>
          </w:p>
        </w:tc>
        <w:tc>
          <w:tcPr>
            <w:tcW w:w="2176" w:type="dxa"/>
            <w:tcBorders>
              <w:top w:val="nil"/>
              <w:left w:val="single" w:sz="8" w:space="0" w:color="000000"/>
              <w:bottom w:val="single" w:sz="8" w:space="0" w:color="000000"/>
              <w:right w:val="single" w:sz="8" w:space="0" w:color="000000"/>
            </w:tcBorders>
            <w:shd w:val="clear" w:color="auto" w:fill="auto"/>
            <w:vAlign w:val="center"/>
            <w:hideMark/>
          </w:tcPr>
          <w:p w14:paraId="3D9D1FF9" w14:textId="5D2F5085" w:rsidR="001C5BCA" w:rsidRPr="00177608" w:rsidRDefault="001C5BCA" w:rsidP="001C5BCA">
            <w:pPr>
              <w:rPr>
                <w:rFonts w:ascii="Gill Sans" w:eastAsia="ＭＳ Ｐゴシック" w:hAnsi="Gill Sans" w:cs="Gill Sans"/>
                <w:sz w:val="20"/>
                <w:szCs w:val="20"/>
                <w:lang w:val="en-GB"/>
              </w:rPr>
            </w:pPr>
          </w:p>
        </w:tc>
      </w:tr>
      <w:tr w:rsidR="00C71271" w:rsidRPr="001504F8" w14:paraId="0D3FC63D" w14:textId="77777777" w:rsidTr="00177608">
        <w:trPr>
          <w:trHeight w:val="20"/>
        </w:trPr>
        <w:tc>
          <w:tcPr>
            <w:tcW w:w="10381" w:type="dxa"/>
            <w:gridSpan w:val="5"/>
            <w:tcBorders>
              <w:top w:val="single" w:sz="8" w:space="0" w:color="000000"/>
              <w:left w:val="single" w:sz="8" w:space="0" w:color="000000"/>
              <w:bottom w:val="single" w:sz="8" w:space="0" w:color="000000"/>
              <w:right w:val="single" w:sz="8" w:space="0" w:color="000000"/>
            </w:tcBorders>
            <w:shd w:val="clear" w:color="000000" w:fill="F2F2F2"/>
            <w:vAlign w:val="center"/>
            <w:hideMark/>
          </w:tcPr>
          <w:p w14:paraId="2C9FE5C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Gene family analyses</w:t>
            </w:r>
          </w:p>
        </w:tc>
      </w:tr>
      <w:tr w:rsidR="00C71271" w:rsidRPr="001504F8" w14:paraId="3E776115"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62A4C0B0"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 xml:space="preserve">Gephi </w:t>
            </w:r>
          </w:p>
        </w:tc>
        <w:tc>
          <w:tcPr>
            <w:tcW w:w="1019" w:type="dxa"/>
            <w:tcBorders>
              <w:top w:val="nil"/>
              <w:left w:val="nil"/>
              <w:bottom w:val="single" w:sz="8" w:space="0" w:color="000000"/>
              <w:right w:val="single" w:sz="8" w:space="0" w:color="000000"/>
            </w:tcBorders>
            <w:shd w:val="clear" w:color="auto" w:fill="auto"/>
            <w:vAlign w:val="center"/>
            <w:hideMark/>
          </w:tcPr>
          <w:p w14:paraId="6581186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[123]</w:t>
            </w:r>
          </w:p>
        </w:tc>
        <w:tc>
          <w:tcPr>
            <w:tcW w:w="2114" w:type="dxa"/>
            <w:tcBorders>
              <w:top w:val="nil"/>
              <w:left w:val="nil"/>
              <w:bottom w:val="single" w:sz="8" w:space="0" w:color="000000"/>
              <w:right w:val="single" w:sz="8" w:space="0" w:color="000000"/>
            </w:tcBorders>
            <w:shd w:val="clear" w:color="auto" w:fill="auto"/>
            <w:vAlign w:val="center"/>
            <w:hideMark/>
          </w:tcPr>
          <w:p w14:paraId="2492C413"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v0,9.1</w:t>
            </w:r>
          </w:p>
        </w:tc>
        <w:tc>
          <w:tcPr>
            <w:tcW w:w="3690" w:type="dxa"/>
            <w:tcBorders>
              <w:top w:val="nil"/>
              <w:left w:val="nil"/>
              <w:bottom w:val="single" w:sz="8" w:space="0" w:color="000000"/>
              <w:right w:val="single" w:sz="8" w:space="0" w:color="000000"/>
            </w:tcBorders>
            <w:shd w:val="clear" w:color="000000" w:fill="auto"/>
            <w:vAlign w:val="center"/>
            <w:hideMark/>
          </w:tcPr>
          <w:p w14:paraId="2D78C267" w14:textId="7B30D6A7" w:rsidR="001C5BCA" w:rsidRPr="00177608" w:rsidRDefault="002A1D56" w:rsidP="001C5BCA">
            <w:pPr>
              <w:rPr>
                <w:rFonts w:ascii="Gill Sans" w:eastAsia="ＭＳ Ｐゴシック" w:hAnsi="Gill Sans" w:cs="Gill Sans"/>
                <w:sz w:val="20"/>
                <w:szCs w:val="20"/>
                <w:lang w:val="en-GB"/>
              </w:rPr>
            </w:pPr>
            <w:r w:rsidRPr="002A1D56">
              <w:rPr>
                <w:rFonts w:ascii="Gill Sans" w:eastAsia="ＭＳ Ｐゴシック" w:hAnsi="Gill Sans" w:cs="Gill Sans"/>
                <w:sz w:val="20"/>
                <w:szCs w:val="20"/>
              </w:rPr>
              <w:t>“Scaling” = 10000.0, “Stronger Gravity” = True, “Gravity” = 1.0, “Dissuade hubs” = False, “LinLog mode” = True, “Prevent overlap” = False, “Edge Weight Influence” = 1.0</w:t>
            </w:r>
          </w:p>
        </w:tc>
        <w:tc>
          <w:tcPr>
            <w:tcW w:w="2176" w:type="dxa"/>
            <w:tcBorders>
              <w:top w:val="nil"/>
              <w:left w:val="nil"/>
              <w:bottom w:val="single" w:sz="8" w:space="0" w:color="000000"/>
              <w:right w:val="single" w:sz="8" w:space="0" w:color="000000"/>
            </w:tcBorders>
            <w:shd w:val="clear" w:color="000000" w:fill="auto"/>
            <w:vAlign w:val="center"/>
            <w:hideMark/>
          </w:tcPr>
          <w:p w14:paraId="0CC6B76C"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https://gephi.org/</w:t>
            </w:r>
          </w:p>
        </w:tc>
      </w:tr>
      <w:tr w:rsidR="00C71271" w:rsidRPr="001504F8" w14:paraId="1BD2D60C"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04D43AF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KinFin</w:t>
            </w:r>
          </w:p>
        </w:tc>
        <w:tc>
          <w:tcPr>
            <w:tcW w:w="1019" w:type="dxa"/>
            <w:tcBorders>
              <w:top w:val="nil"/>
              <w:left w:val="nil"/>
              <w:bottom w:val="single" w:sz="8" w:space="0" w:color="000000"/>
              <w:right w:val="single" w:sz="8" w:space="0" w:color="000000"/>
            </w:tcBorders>
            <w:shd w:val="clear" w:color="auto" w:fill="auto"/>
            <w:vAlign w:val="center"/>
            <w:hideMark/>
          </w:tcPr>
          <w:p w14:paraId="5CE71BD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[60]</w:t>
            </w:r>
          </w:p>
        </w:tc>
        <w:tc>
          <w:tcPr>
            <w:tcW w:w="2114" w:type="dxa"/>
            <w:tcBorders>
              <w:top w:val="nil"/>
              <w:left w:val="nil"/>
              <w:bottom w:val="single" w:sz="8" w:space="0" w:color="000000"/>
              <w:right w:val="single" w:sz="8" w:space="0" w:color="000000"/>
            </w:tcBorders>
            <w:shd w:val="clear" w:color="auto" w:fill="auto"/>
            <w:vAlign w:val="center"/>
            <w:hideMark/>
          </w:tcPr>
          <w:p w14:paraId="29245948"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v0.8.2</w:t>
            </w:r>
          </w:p>
        </w:tc>
        <w:tc>
          <w:tcPr>
            <w:tcW w:w="3690" w:type="dxa"/>
            <w:tcBorders>
              <w:top w:val="nil"/>
              <w:left w:val="nil"/>
              <w:bottom w:val="single" w:sz="8" w:space="0" w:color="000000"/>
              <w:right w:val="single" w:sz="8" w:space="0" w:color="000000"/>
            </w:tcBorders>
            <w:shd w:val="clear" w:color="000000" w:fill="auto"/>
            <w:vAlign w:val="center"/>
            <w:hideMark/>
          </w:tcPr>
          <w:p w14:paraId="7281E5E3" w14:textId="1BA7CACB" w:rsidR="001C5BCA" w:rsidRPr="00177608" w:rsidRDefault="001C5BCA" w:rsidP="001C5BCA">
            <w:pPr>
              <w:rPr>
                <w:rFonts w:ascii="Gill Sans" w:eastAsia="ＭＳ Ｐゴシック" w:hAnsi="Gill Sans" w:cs="Gill Sans"/>
                <w:sz w:val="20"/>
                <w:szCs w:val="20"/>
                <w:lang w:val="en-GB"/>
              </w:rPr>
            </w:pPr>
          </w:p>
        </w:tc>
        <w:tc>
          <w:tcPr>
            <w:tcW w:w="2176" w:type="dxa"/>
            <w:tcBorders>
              <w:top w:val="nil"/>
              <w:left w:val="nil"/>
              <w:bottom w:val="single" w:sz="8" w:space="0" w:color="000000"/>
              <w:right w:val="single" w:sz="8" w:space="0" w:color="000000"/>
            </w:tcBorders>
            <w:shd w:val="clear" w:color="000000" w:fill="auto"/>
            <w:vAlign w:val="center"/>
            <w:hideMark/>
          </w:tcPr>
          <w:p w14:paraId="7C5D214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https://github.com/DRL/kinfin</w:t>
            </w:r>
          </w:p>
        </w:tc>
      </w:tr>
      <w:tr w:rsidR="00C71271" w:rsidRPr="001504F8" w14:paraId="4AE99DFE" w14:textId="77777777" w:rsidTr="00177608">
        <w:trPr>
          <w:trHeight w:val="230"/>
        </w:trPr>
        <w:tc>
          <w:tcPr>
            <w:tcW w:w="138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26A4CD3"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OrthoFinder</w:t>
            </w:r>
          </w:p>
        </w:tc>
        <w:tc>
          <w:tcPr>
            <w:tcW w:w="101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311F28D"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[59]</w:t>
            </w:r>
          </w:p>
        </w:tc>
        <w:tc>
          <w:tcPr>
            <w:tcW w:w="211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292D209"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v1.1.2</w:t>
            </w:r>
          </w:p>
        </w:tc>
        <w:tc>
          <w:tcPr>
            <w:tcW w:w="369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5906055" w14:textId="77777777" w:rsidR="001C5BCA" w:rsidRPr="001504F8" w:rsidRDefault="001C5BCA" w:rsidP="001C5BCA">
            <w:pPr>
              <w:rPr>
                <w:rFonts w:ascii="Gill Sans" w:eastAsia="ＭＳ Ｐゴシック" w:hAnsi="Gill Sans" w:cs="Gill Sans"/>
                <w:color w:val="333333"/>
                <w:sz w:val="20"/>
                <w:szCs w:val="20"/>
              </w:rPr>
            </w:pPr>
            <w:r w:rsidRPr="001504F8">
              <w:rPr>
                <w:rFonts w:ascii="Gill Sans" w:eastAsia="ＭＳ Ｐゴシック" w:hAnsi="Gill Sans" w:cs="Gill Sans"/>
                <w:color w:val="333333"/>
                <w:sz w:val="20"/>
                <w:szCs w:val="20"/>
              </w:rPr>
              <w:t xml:space="preserve">Using the following inflation values: 1.1, 1.5, 2.0, 2.5, 3.5, 4.0, 4.5, 5.0 </w:t>
            </w:r>
          </w:p>
        </w:tc>
        <w:tc>
          <w:tcPr>
            <w:tcW w:w="2176" w:type="dxa"/>
            <w:vMerge w:val="restart"/>
            <w:tcBorders>
              <w:top w:val="nil"/>
              <w:left w:val="single" w:sz="8" w:space="0" w:color="000000"/>
              <w:bottom w:val="single" w:sz="8" w:space="0" w:color="000000"/>
              <w:right w:val="single" w:sz="8" w:space="0" w:color="000000"/>
            </w:tcBorders>
            <w:shd w:val="clear" w:color="000000" w:fill="auto"/>
            <w:vAlign w:val="center"/>
            <w:hideMark/>
          </w:tcPr>
          <w:p w14:paraId="3ECC9E8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https://github.com/davidemms/OrthoFinder</w:t>
            </w:r>
          </w:p>
        </w:tc>
      </w:tr>
      <w:tr w:rsidR="00C71271" w:rsidRPr="001504F8" w14:paraId="06989B13" w14:textId="77777777" w:rsidTr="00177608">
        <w:trPr>
          <w:trHeight w:val="230"/>
        </w:trPr>
        <w:tc>
          <w:tcPr>
            <w:tcW w:w="1382" w:type="dxa"/>
            <w:vMerge/>
            <w:tcBorders>
              <w:top w:val="nil"/>
              <w:left w:val="single" w:sz="8" w:space="0" w:color="000000"/>
              <w:bottom w:val="single" w:sz="8" w:space="0" w:color="000000"/>
              <w:right w:val="single" w:sz="8" w:space="0" w:color="000000"/>
            </w:tcBorders>
            <w:vAlign w:val="center"/>
            <w:hideMark/>
          </w:tcPr>
          <w:p w14:paraId="7F5EFF06" w14:textId="77777777" w:rsidR="001C5BCA" w:rsidRPr="001504F8" w:rsidRDefault="001C5BCA" w:rsidP="001C5BCA">
            <w:pPr>
              <w:rPr>
                <w:rFonts w:ascii="Gill Sans" w:eastAsia="ＭＳ Ｐゴシック" w:hAnsi="Gill Sans" w:cs="Gill Sans"/>
                <w:sz w:val="20"/>
                <w:szCs w:val="20"/>
              </w:rPr>
            </w:pPr>
          </w:p>
        </w:tc>
        <w:tc>
          <w:tcPr>
            <w:tcW w:w="1019" w:type="dxa"/>
            <w:vMerge/>
            <w:tcBorders>
              <w:top w:val="nil"/>
              <w:left w:val="single" w:sz="8" w:space="0" w:color="000000"/>
              <w:bottom w:val="single" w:sz="8" w:space="0" w:color="000000"/>
              <w:right w:val="single" w:sz="8" w:space="0" w:color="000000"/>
            </w:tcBorders>
            <w:vAlign w:val="center"/>
            <w:hideMark/>
          </w:tcPr>
          <w:p w14:paraId="7A6A7CA4" w14:textId="77777777" w:rsidR="001C5BCA" w:rsidRPr="001504F8" w:rsidRDefault="001C5BCA" w:rsidP="001C5BCA">
            <w:pPr>
              <w:rPr>
                <w:rFonts w:ascii="Gill Sans" w:eastAsia="ＭＳ Ｐゴシック" w:hAnsi="Gill Sans" w:cs="Gill Sans"/>
                <w:sz w:val="20"/>
                <w:szCs w:val="20"/>
              </w:rPr>
            </w:pPr>
          </w:p>
        </w:tc>
        <w:tc>
          <w:tcPr>
            <w:tcW w:w="2114" w:type="dxa"/>
            <w:vMerge/>
            <w:tcBorders>
              <w:top w:val="nil"/>
              <w:left w:val="single" w:sz="8" w:space="0" w:color="000000"/>
              <w:bottom w:val="single" w:sz="8" w:space="0" w:color="000000"/>
              <w:right w:val="single" w:sz="8" w:space="0" w:color="000000"/>
            </w:tcBorders>
            <w:vAlign w:val="center"/>
            <w:hideMark/>
          </w:tcPr>
          <w:p w14:paraId="623C9C55" w14:textId="77777777" w:rsidR="001C5BCA" w:rsidRPr="001504F8" w:rsidRDefault="001C5BCA" w:rsidP="001C5BCA">
            <w:pPr>
              <w:rPr>
                <w:rFonts w:ascii="Gill Sans" w:eastAsia="ＭＳ Ｐゴシック" w:hAnsi="Gill Sans" w:cs="Gill Sans"/>
                <w:sz w:val="20"/>
                <w:szCs w:val="20"/>
              </w:rPr>
            </w:pPr>
          </w:p>
        </w:tc>
        <w:tc>
          <w:tcPr>
            <w:tcW w:w="3690" w:type="dxa"/>
            <w:vMerge/>
            <w:tcBorders>
              <w:top w:val="nil"/>
              <w:left w:val="single" w:sz="8" w:space="0" w:color="000000"/>
              <w:bottom w:val="single" w:sz="8" w:space="0" w:color="000000"/>
              <w:right w:val="single" w:sz="8" w:space="0" w:color="000000"/>
            </w:tcBorders>
            <w:vAlign w:val="center"/>
            <w:hideMark/>
          </w:tcPr>
          <w:p w14:paraId="4A46535A" w14:textId="77777777" w:rsidR="001C5BCA" w:rsidRPr="001504F8" w:rsidRDefault="001C5BCA" w:rsidP="001C5BCA">
            <w:pPr>
              <w:rPr>
                <w:rFonts w:ascii="Gill Sans" w:eastAsia="ＭＳ Ｐゴシック" w:hAnsi="Gill Sans" w:cs="Gill Sans"/>
                <w:color w:val="333333"/>
                <w:sz w:val="20"/>
                <w:szCs w:val="20"/>
              </w:rPr>
            </w:pPr>
          </w:p>
        </w:tc>
        <w:tc>
          <w:tcPr>
            <w:tcW w:w="2176" w:type="dxa"/>
            <w:vMerge/>
            <w:tcBorders>
              <w:top w:val="nil"/>
              <w:left w:val="single" w:sz="8" w:space="0" w:color="000000"/>
              <w:bottom w:val="single" w:sz="8" w:space="0" w:color="000000"/>
              <w:right w:val="single" w:sz="8" w:space="0" w:color="000000"/>
            </w:tcBorders>
            <w:shd w:val="clear" w:color="000000" w:fill="auto"/>
            <w:vAlign w:val="center"/>
            <w:hideMark/>
          </w:tcPr>
          <w:p w14:paraId="06F881CF" w14:textId="77777777" w:rsidR="001C5BCA" w:rsidRPr="001504F8" w:rsidRDefault="001C5BCA" w:rsidP="001C5BCA">
            <w:pPr>
              <w:rPr>
                <w:rFonts w:ascii="Gill Sans" w:eastAsia="ＭＳ Ｐゴシック" w:hAnsi="Gill Sans" w:cs="Gill Sans"/>
                <w:sz w:val="20"/>
                <w:szCs w:val="20"/>
              </w:rPr>
            </w:pPr>
          </w:p>
        </w:tc>
      </w:tr>
      <w:tr w:rsidR="00C71271" w:rsidRPr="001504F8" w14:paraId="3B0392D6" w14:textId="77777777" w:rsidTr="00177608">
        <w:trPr>
          <w:trHeight w:val="230"/>
        </w:trPr>
        <w:tc>
          <w:tcPr>
            <w:tcW w:w="10381" w:type="dxa"/>
            <w:gridSpan w:val="5"/>
            <w:vMerge w:val="restart"/>
            <w:tcBorders>
              <w:top w:val="single" w:sz="8" w:space="0" w:color="000000"/>
              <w:left w:val="single" w:sz="8" w:space="0" w:color="000000"/>
              <w:bottom w:val="single" w:sz="8" w:space="0" w:color="000000"/>
              <w:right w:val="single" w:sz="8" w:space="0" w:color="000000"/>
            </w:tcBorders>
            <w:shd w:val="clear" w:color="000000" w:fill="F2F2F2"/>
            <w:vAlign w:val="center"/>
            <w:hideMark/>
          </w:tcPr>
          <w:p w14:paraId="2781D636"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Others</w:t>
            </w:r>
          </w:p>
        </w:tc>
      </w:tr>
      <w:tr w:rsidR="00C71271" w:rsidRPr="001504F8" w14:paraId="087BAE82" w14:textId="77777777" w:rsidTr="00177608">
        <w:trPr>
          <w:trHeight w:val="230"/>
        </w:trPr>
        <w:tc>
          <w:tcPr>
            <w:tcW w:w="10381" w:type="dxa"/>
            <w:gridSpan w:val="5"/>
            <w:vMerge/>
            <w:tcBorders>
              <w:top w:val="single" w:sz="8" w:space="0" w:color="000000"/>
              <w:left w:val="single" w:sz="8" w:space="0" w:color="000000"/>
              <w:bottom w:val="single" w:sz="8" w:space="0" w:color="000000"/>
              <w:right w:val="single" w:sz="8" w:space="0" w:color="000000"/>
            </w:tcBorders>
            <w:vAlign w:val="center"/>
            <w:hideMark/>
          </w:tcPr>
          <w:p w14:paraId="1324DE95" w14:textId="77777777" w:rsidR="001C5BCA" w:rsidRPr="001504F8" w:rsidRDefault="001C5BCA" w:rsidP="001C5BCA">
            <w:pPr>
              <w:rPr>
                <w:rFonts w:ascii="Gill Sans" w:eastAsia="ＭＳ Ｐゴシック" w:hAnsi="Gill Sans" w:cs="Gill Sans"/>
                <w:sz w:val="20"/>
                <w:szCs w:val="20"/>
              </w:rPr>
            </w:pPr>
          </w:p>
        </w:tc>
      </w:tr>
      <w:tr w:rsidR="00C71271" w:rsidRPr="001504F8" w14:paraId="70D2D6F8" w14:textId="77777777" w:rsidTr="00177608">
        <w:trPr>
          <w:trHeight w:val="20"/>
        </w:trPr>
        <w:tc>
          <w:tcPr>
            <w:tcW w:w="1382" w:type="dxa"/>
            <w:tcBorders>
              <w:top w:val="nil"/>
              <w:left w:val="single" w:sz="8" w:space="0" w:color="000000"/>
              <w:bottom w:val="single" w:sz="8" w:space="0" w:color="000000"/>
              <w:right w:val="single" w:sz="8" w:space="0" w:color="000000"/>
            </w:tcBorders>
            <w:shd w:val="clear" w:color="auto" w:fill="auto"/>
            <w:vAlign w:val="center"/>
            <w:hideMark/>
          </w:tcPr>
          <w:p w14:paraId="5BE45B32" w14:textId="148ADEBF"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G-language Genome Analysis Environment</w:t>
            </w:r>
          </w:p>
        </w:tc>
        <w:tc>
          <w:tcPr>
            <w:tcW w:w="1019" w:type="dxa"/>
            <w:tcBorders>
              <w:top w:val="nil"/>
              <w:left w:val="nil"/>
              <w:bottom w:val="single" w:sz="8" w:space="0" w:color="000000"/>
              <w:right w:val="single" w:sz="8" w:space="0" w:color="000000"/>
            </w:tcBorders>
            <w:shd w:val="clear" w:color="auto" w:fill="auto"/>
            <w:vAlign w:val="center"/>
            <w:hideMark/>
          </w:tcPr>
          <w:p w14:paraId="628B807A"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[120, 121]</w:t>
            </w:r>
          </w:p>
        </w:tc>
        <w:tc>
          <w:tcPr>
            <w:tcW w:w="2114" w:type="dxa"/>
            <w:tcBorders>
              <w:top w:val="nil"/>
              <w:left w:val="nil"/>
              <w:bottom w:val="single" w:sz="8" w:space="0" w:color="000000"/>
              <w:right w:val="single" w:sz="8" w:space="0" w:color="000000"/>
            </w:tcBorders>
            <w:shd w:val="clear" w:color="auto" w:fill="auto"/>
            <w:vAlign w:val="center"/>
            <w:hideMark/>
          </w:tcPr>
          <w:p w14:paraId="1CCCB711" w14:textId="77777777" w:rsidR="001C5BCA" w:rsidRPr="001504F8" w:rsidRDefault="001C5BCA" w:rsidP="001C5BCA">
            <w:pPr>
              <w:rPr>
                <w:rFonts w:ascii="Gill Sans" w:eastAsia="ＭＳ Ｐゴシック" w:hAnsi="Gill Sans" w:cs="Gill Sans"/>
                <w:sz w:val="20"/>
                <w:szCs w:val="20"/>
              </w:rPr>
            </w:pPr>
            <w:r w:rsidRPr="001504F8">
              <w:rPr>
                <w:rFonts w:ascii="Gill Sans" w:eastAsia="ＭＳ Ｐゴシック" w:hAnsi="Gill Sans" w:cs="Gill Sans"/>
                <w:sz w:val="20"/>
                <w:szCs w:val="20"/>
              </w:rPr>
              <w:t>v.1.9.1</w:t>
            </w:r>
          </w:p>
        </w:tc>
        <w:tc>
          <w:tcPr>
            <w:tcW w:w="3690" w:type="dxa"/>
            <w:tcBorders>
              <w:top w:val="nil"/>
              <w:left w:val="nil"/>
              <w:bottom w:val="single" w:sz="8" w:space="0" w:color="000000"/>
              <w:right w:val="single" w:sz="8" w:space="0" w:color="000000"/>
            </w:tcBorders>
            <w:shd w:val="clear" w:color="auto" w:fill="auto"/>
            <w:vAlign w:val="center"/>
            <w:hideMark/>
          </w:tcPr>
          <w:p w14:paraId="7497CC7B" w14:textId="0F1B869F" w:rsidR="001C5BCA" w:rsidRPr="00177608" w:rsidRDefault="001C5BCA" w:rsidP="001C5BCA">
            <w:pPr>
              <w:rPr>
                <w:rFonts w:ascii="Gill Sans" w:eastAsia="ＭＳ Ｐゴシック" w:hAnsi="Gill Sans" w:cs="Gill Sans"/>
                <w:color w:val="333333"/>
                <w:sz w:val="20"/>
                <w:szCs w:val="20"/>
                <w:lang w:val="en-GB"/>
              </w:rPr>
            </w:pPr>
          </w:p>
        </w:tc>
        <w:tc>
          <w:tcPr>
            <w:tcW w:w="2176" w:type="dxa"/>
            <w:tcBorders>
              <w:top w:val="nil"/>
              <w:left w:val="nil"/>
              <w:bottom w:val="single" w:sz="8" w:space="0" w:color="000000"/>
              <w:right w:val="single" w:sz="8" w:space="0" w:color="000000"/>
            </w:tcBorders>
            <w:shd w:val="clear" w:color="auto" w:fill="auto"/>
            <w:vAlign w:val="center"/>
            <w:hideMark/>
          </w:tcPr>
          <w:p w14:paraId="7E8C8B8F" w14:textId="2E083012" w:rsidR="001C5BCA" w:rsidRPr="00177608" w:rsidRDefault="001C5BCA" w:rsidP="001C5BCA">
            <w:pPr>
              <w:rPr>
                <w:rFonts w:ascii="Gill Sans" w:eastAsia="ＭＳ Ｐゴシック" w:hAnsi="Gill Sans" w:cs="Gill Sans"/>
                <w:sz w:val="20"/>
                <w:szCs w:val="20"/>
                <w:lang w:val="en-GB"/>
              </w:rPr>
            </w:pPr>
          </w:p>
        </w:tc>
      </w:tr>
    </w:tbl>
    <w:p w14:paraId="61DBDB92" w14:textId="77777777" w:rsidR="00C50E4B" w:rsidRPr="001504F8" w:rsidRDefault="00C50E4B" w:rsidP="00C50E4B">
      <w:pPr>
        <w:rPr>
          <w:rFonts w:ascii="Gill Sans" w:hAnsi="Gill Sans" w:cs="Gill Sans"/>
        </w:rPr>
      </w:pPr>
    </w:p>
    <w:p w14:paraId="1B96C8F3" w14:textId="0B28DFC2" w:rsidR="00C71271" w:rsidRDefault="00A24361" w:rsidP="00A24361">
      <w:pPr>
        <w:pStyle w:val="Normal1"/>
      </w:pPr>
      <w:r w:rsidRPr="00A24361">
        <w:t>*</w:t>
      </w:r>
      <w:r w:rsidR="00C71271">
        <w:t xml:space="preserve"> Where no entry is made, the program was used with default settings.</w:t>
      </w:r>
    </w:p>
    <w:p w14:paraId="6E2CC7BE" w14:textId="16EF6EA2" w:rsidR="000F2F59" w:rsidRPr="001504F8" w:rsidRDefault="00C71271" w:rsidP="00A24361">
      <w:pPr>
        <w:pStyle w:val="Normal1"/>
      </w:pPr>
      <w:r>
        <w:t>**</w:t>
      </w:r>
      <w:r w:rsidR="00A24361">
        <w:t xml:space="preserve"> For databases, the date of download is given as version.</w:t>
      </w:r>
    </w:p>
    <w:p w14:paraId="5F24C784" w14:textId="77777777" w:rsidR="00A24361" w:rsidRDefault="00A24361">
      <w:pPr>
        <w:spacing w:line="276" w:lineRule="auto"/>
        <w:rPr>
          <w:rFonts w:ascii="Gill Sans" w:eastAsia="Droid Sans" w:hAnsi="Gill Sans" w:cs="Gill Sans"/>
          <w:sz w:val="32"/>
          <w:szCs w:val="32"/>
          <w:lang w:eastAsia="ja-JP"/>
        </w:rPr>
      </w:pPr>
      <w:r>
        <w:br w:type="page"/>
      </w:r>
    </w:p>
    <w:p w14:paraId="5FC42342" w14:textId="543061CD" w:rsidR="004D049F" w:rsidRPr="001504F8" w:rsidRDefault="004D049F" w:rsidP="004D049F">
      <w:pPr>
        <w:pStyle w:val="1"/>
      </w:pPr>
      <w:r w:rsidRPr="001504F8">
        <w:lastRenderedPageBreak/>
        <w:t>Supplementary Figures</w:t>
      </w:r>
    </w:p>
    <w:p w14:paraId="152D1F0D" w14:textId="77777777" w:rsidR="004D049F" w:rsidRPr="001504F8" w:rsidRDefault="004D049F" w:rsidP="004D049F">
      <w:pPr>
        <w:rPr>
          <w:rFonts w:ascii="Gill Sans" w:hAnsi="Gill Sans" w:cs="Gill Sans"/>
        </w:rPr>
      </w:pPr>
    </w:p>
    <w:p w14:paraId="560E0AE0" w14:textId="3A1CD850" w:rsidR="000F2F59" w:rsidRPr="001504F8" w:rsidRDefault="00FE0189" w:rsidP="00C471EB">
      <w:pPr>
        <w:pStyle w:val="af4"/>
        <w:rPr>
          <w:rFonts w:ascii="Gill Sans" w:hAnsi="Gill Sans" w:cs="Gill Sans"/>
        </w:rPr>
      </w:pPr>
      <w:bookmarkStart w:id="22" w:name="_Toc349222811"/>
      <w:r w:rsidRPr="001504F8">
        <w:rPr>
          <w:rFonts w:ascii="Gill Sans" w:hAnsi="Gill Sans" w:cs="Gill Sans"/>
        </w:rPr>
        <w:t>Supplementary Figure S</w:t>
      </w:r>
      <w:r w:rsidR="001504F8" w:rsidRPr="001504F8">
        <w:rPr>
          <w:rFonts w:ascii="Gill Sans" w:hAnsi="Gill Sans" w:cs="Gill Sans"/>
        </w:rPr>
        <w:fldChar w:fldCharType="begin"/>
      </w:r>
      <w:r w:rsidR="001504F8" w:rsidRPr="001504F8">
        <w:rPr>
          <w:rFonts w:ascii="Gill Sans" w:hAnsi="Gill Sans" w:cs="Gill Sans"/>
        </w:rPr>
        <w:instrText xml:space="preserve"> SEQ Supplementary_Figure \* ARABIC </w:instrText>
      </w:r>
      <w:r w:rsidR="001504F8" w:rsidRPr="001504F8">
        <w:rPr>
          <w:rFonts w:ascii="Gill Sans" w:hAnsi="Gill Sans" w:cs="Gill Sans"/>
        </w:rPr>
        <w:fldChar w:fldCharType="separate"/>
      </w:r>
      <w:r w:rsidR="00490BBC" w:rsidRPr="001504F8">
        <w:rPr>
          <w:rFonts w:ascii="Gill Sans" w:hAnsi="Gill Sans" w:cs="Gill Sans"/>
          <w:noProof/>
        </w:rPr>
        <w:t>1</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DNA</w:t>
      </w:r>
      <w:r w:rsidR="00BE0B60">
        <w:rPr>
          <w:rFonts w:ascii="Gill Sans" w:hAnsi="Gill Sans" w:cs="Gill Sans"/>
        </w:rPr>
        <w:t xml:space="preserve"> sequencing</w:t>
      </w:r>
      <w:r w:rsidRPr="001504F8">
        <w:rPr>
          <w:rFonts w:ascii="Gill Sans" w:hAnsi="Gill Sans" w:cs="Gill Sans"/>
        </w:rPr>
        <w:t xml:space="preserve"> coverage of the H. dujardini genome</w:t>
      </w:r>
      <w:bookmarkEnd w:id="22"/>
    </w:p>
    <w:p w14:paraId="7029C96E" w14:textId="6DF064D3" w:rsidR="00FE0189" w:rsidRPr="001504F8" w:rsidRDefault="00FE0189" w:rsidP="00FE0189">
      <w:pPr>
        <w:rPr>
          <w:rFonts w:ascii="Gill Sans" w:hAnsi="Gill Sans" w:cs="Gill Sans"/>
        </w:rPr>
      </w:pPr>
    </w:p>
    <w:p w14:paraId="78B60849" w14:textId="690164E0" w:rsidR="00FE0189" w:rsidRPr="001504F8" w:rsidRDefault="009979EE" w:rsidP="00FE0189">
      <w:pPr>
        <w:rPr>
          <w:rFonts w:ascii="Gill Sans" w:hAnsi="Gill Sans" w:cs="Gill Sans"/>
        </w:rPr>
      </w:pPr>
      <w:r w:rsidRPr="001504F8">
        <w:rPr>
          <w:rFonts w:ascii="Gill Sans" w:hAnsi="Gill Sans" w:cs="Gill Sans"/>
          <w:noProof/>
          <w:lang w:eastAsia="ja-JP"/>
        </w:rPr>
        <w:drawing>
          <wp:inline distT="0" distB="0" distL="0" distR="0" wp14:anchorId="6DEC19C4" wp14:editId="1AB9A838">
            <wp:extent cx="6044252" cy="4572212"/>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10" t="10689" r="16072" b="52957"/>
                    <a:stretch/>
                  </pic:blipFill>
                  <pic:spPr bwMode="auto">
                    <a:xfrm>
                      <a:off x="0" y="0"/>
                      <a:ext cx="6044668" cy="4572527"/>
                    </a:xfrm>
                    <a:prstGeom prst="rect">
                      <a:avLst/>
                    </a:prstGeom>
                    <a:noFill/>
                    <a:ln>
                      <a:noFill/>
                    </a:ln>
                    <a:extLst>
                      <a:ext uri="{53640926-AAD7-44d8-BBD7-CCE9431645EC}">
                        <a14:shadowObscured xmlns:a14="http://schemas.microsoft.com/office/drawing/2010/main"/>
                      </a:ext>
                    </a:extLst>
                  </pic:spPr>
                </pic:pic>
              </a:graphicData>
            </a:graphic>
          </wp:inline>
        </w:drawing>
      </w:r>
    </w:p>
    <w:p w14:paraId="288AACA5" w14:textId="77777777" w:rsidR="00BE0B60" w:rsidRDefault="00BE0B60" w:rsidP="00FE0189">
      <w:pPr>
        <w:rPr>
          <w:rFonts w:ascii="Gill Sans" w:hAnsi="Gill Sans" w:cs="Gill Sans"/>
        </w:rPr>
      </w:pPr>
    </w:p>
    <w:p w14:paraId="44B882EC" w14:textId="47C8842E" w:rsidR="0009108B" w:rsidRPr="001504F8" w:rsidRDefault="0009108B" w:rsidP="00FE0189">
      <w:pPr>
        <w:rPr>
          <w:rFonts w:ascii="Gill Sans" w:hAnsi="Gill Sans" w:cs="Gill Sans"/>
        </w:rPr>
      </w:pPr>
      <w:r w:rsidRPr="001504F8">
        <w:rPr>
          <w:rFonts w:ascii="Gill Sans" w:hAnsi="Gill Sans" w:cs="Gill Sans"/>
        </w:rPr>
        <w:t xml:space="preserve">Single individual DNA sequencing data (DRR055040) </w:t>
      </w:r>
      <w:r w:rsidR="00BE0B60">
        <w:rPr>
          <w:rFonts w:ascii="Gill Sans" w:hAnsi="Gill Sans" w:cs="Gill Sans"/>
        </w:rPr>
        <w:t xml:space="preserve">were mapped to the </w:t>
      </w:r>
      <w:r w:rsidR="00BE0B60">
        <w:rPr>
          <w:rFonts w:ascii="Gill Sans" w:hAnsi="Gill Sans" w:cs="Gill Sans"/>
          <w:i/>
        </w:rPr>
        <w:t xml:space="preserve">H. dujardini </w:t>
      </w:r>
      <w:r w:rsidR="00BE0B60">
        <w:rPr>
          <w:rFonts w:ascii="Gill Sans" w:hAnsi="Gill Sans" w:cs="Gill Sans"/>
        </w:rPr>
        <w:t xml:space="preserve"> genome </w:t>
      </w:r>
      <w:r w:rsidRPr="001504F8">
        <w:rPr>
          <w:rFonts w:ascii="Gill Sans" w:hAnsi="Gill Sans" w:cs="Gill Sans"/>
        </w:rPr>
        <w:t xml:space="preserve">with BWA MEM, and the genomic coverage was calculated with Qualimap bamqc. </w:t>
      </w:r>
      <w:r w:rsidR="00BE0B60">
        <w:rPr>
          <w:rFonts w:ascii="Gill Sans" w:hAnsi="Gill Sans" w:cs="Gill Sans"/>
        </w:rPr>
        <w:t>Scaffolds were concatenated, sorted by length (longest first).</w:t>
      </w:r>
    </w:p>
    <w:p w14:paraId="24F7B2DE" w14:textId="77777777" w:rsidR="0009108B" w:rsidRPr="001504F8" w:rsidRDefault="0009108B" w:rsidP="00FE0189">
      <w:pPr>
        <w:rPr>
          <w:rFonts w:ascii="Gill Sans" w:hAnsi="Gill Sans" w:cs="Gill Sans"/>
        </w:rPr>
      </w:pPr>
    </w:p>
    <w:p w14:paraId="6E2F2148" w14:textId="11D9BFA2" w:rsidR="00FE0189" w:rsidRPr="001504F8" w:rsidRDefault="00FE0189">
      <w:pPr>
        <w:rPr>
          <w:rFonts w:ascii="Gill Sans" w:hAnsi="Gill Sans" w:cs="Gill Sans"/>
        </w:rPr>
      </w:pPr>
      <w:r w:rsidRPr="001504F8">
        <w:rPr>
          <w:rFonts w:ascii="Gill Sans" w:hAnsi="Gill Sans" w:cs="Gill Sans"/>
        </w:rPr>
        <w:br w:type="page"/>
      </w:r>
    </w:p>
    <w:p w14:paraId="6999530F" w14:textId="3739440A" w:rsidR="00FE0189" w:rsidRPr="001504F8" w:rsidRDefault="00FE0189" w:rsidP="00C471EB">
      <w:pPr>
        <w:pStyle w:val="af4"/>
        <w:rPr>
          <w:rFonts w:ascii="Gill Sans" w:hAnsi="Gill Sans" w:cs="Gill Sans"/>
        </w:rPr>
      </w:pPr>
      <w:bookmarkStart w:id="23" w:name="_Toc349222812"/>
      <w:r w:rsidRPr="001504F8">
        <w:rPr>
          <w:rFonts w:ascii="Gill Sans" w:hAnsi="Gill Sans" w:cs="Gill Sans"/>
        </w:rPr>
        <w:lastRenderedPageBreak/>
        <w:t>Supplementary Figure S</w:t>
      </w:r>
      <w:r w:rsidR="001504F8" w:rsidRPr="001504F8">
        <w:rPr>
          <w:rFonts w:ascii="Gill Sans" w:hAnsi="Gill Sans" w:cs="Gill Sans"/>
        </w:rPr>
        <w:fldChar w:fldCharType="begin"/>
      </w:r>
      <w:r w:rsidR="001504F8" w:rsidRPr="001504F8">
        <w:rPr>
          <w:rFonts w:ascii="Gill Sans" w:hAnsi="Gill Sans" w:cs="Gill Sans"/>
        </w:rPr>
        <w:instrText xml:space="preserve"> SEQ Supplementary_Figure \* ARABIC </w:instrText>
      </w:r>
      <w:r w:rsidR="001504F8" w:rsidRPr="001504F8">
        <w:rPr>
          <w:rFonts w:ascii="Gill Sans" w:hAnsi="Gill Sans" w:cs="Gill Sans"/>
        </w:rPr>
        <w:fldChar w:fldCharType="separate"/>
      </w:r>
      <w:r w:rsidR="00490BBC" w:rsidRPr="001504F8">
        <w:rPr>
          <w:rFonts w:ascii="Gill Sans" w:hAnsi="Gill Sans" w:cs="Gill Sans"/>
          <w:noProof/>
        </w:rPr>
        <w:t>2</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tRNA </w:t>
      </w:r>
      <w:r w:rsidR="00BE0B60">
        <w:rPr>
          <w:rFonts w:ascii="Gill Sans" w:hAnsi="Gill Sans" w:cs="Gill Sans"/>
        </w:rPr>
        <w:t xml:space="preserve">genes in </w:t>
      </w:r>
      <w:r w:rsidR="00BE0B60">
        <w:rPr>
          <w:rFonts w:ascii="Gill Sans" w:hAnsi="Gill Sans" w:cs="Gill Sans"/>
          <w:i/>
        </w:rPr>
        <w:t>Hypsibius dujardini</w:t>
      </w:r>
      <w:r w:rsidR="00BE0B60">
        <w:rPr>
          <w:rFonts w:ascii="Gill Sans" w:hAnsi="Gill Sans" w:cs="Gill Sans"/>
        </w:rPr>
        <w:t xml:space="preserve"> and</w:t>
      </w:r>
      <w:r w:rsidR="00BE0B60">
        <w:rPr>
          <w:rFonts w:ascii="Gill Sans" w:hAnsi="Gill Sans" w:cs="Gill Sans"/>
          <w:i/>
        </w:rPr>
        <w:t xml:space="preserve"> Ramazzottius varieornatus</w:t>
      </w:r>
      <w:bookmarkEnd w:id="23"/>
    </w:p>
    <w:p w14:paraId="72DE93AF" w14:textId="77777777" w:rsidR="00FE0189" w:rsidRPr="001504F8" w:rsidRDefault="00FE0189" w:rsidP="00FE0189">
      <w:pPr>
        <w:rPr>
          <w:rFonts w:ascii="Gill Sans" w:hAnsi="Gill Sans" w:cs="Gill Sans"/>
        </w:rPr>
      </w:pPr>
    </w:p>
    <w:p w14:paraId="2D34C621" w14:textId="14B75D46" w:rsidR="00FE0189" w:rsidRPr="001504F8" w:rsidRDefault="00FE0189" w:rsidP="00FE0189">
      <w:pPr>
        <w:rPr>
          <w:rFonts w:ascii="Gill Sans" w:hAnsi="Gill Sans" w:cs="Gill Sans"/>
        </w:rPr>
      </w:pPr>
      <w:r w:rsidRPr="001504F8">
        <w:rPr>
          <w:rFonts w:ascii="Gill Sans" w:hAnsi="Gill Sans" w:cs="Gill Sans"/>
          <w:noProof/>
          <w:lang w:eastAsia="ja-JP"/>
        </w:rPr>
        <w:drawing>
          <wp:inline distT="0" distB="0" distL="0" distR="0" wp14:anchorId="76F0774B" wp14:editId="7198F9E3">
            <wp:extent cx="5986145" cy="2133600"/>
            <wp:effectExtent l="0" t="0" r="8255" b="0"/>
            <wp:docPr id="1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6145" cy="2133600"/>
                    </a:xfrm>
                    <a:prstGeom prst="rect">
                      <a:avLst/>
                    </a:prstGeom>
                    <a:noFill/>
                    <a:ln>
                      <a:noFill/>
                    </a:ln>
                  </pic:spPr>
                </pic:pic>
              </a:graphicData>
            </a:graphic>
          </wp:inline>
        </w:drawing>
      </w:r>
    </w:p>
    <w:p w14:paraId="16837FFF" w14:textId="28E36838" w:rsidR="00FE0189" w:rsidRPr="001504F8" w:rsidRDefault="009979EE" w:rsidP="00FE0189">
      <w:pPr>
        <w:rPr>
          <w:rFonts w:ascii="Gill Sans" w:hAnsi="Gill Sans" w:cs="Gill Sans"/>
        </w:rPr>
      </w:pPr>
      <w:r w:rsidRPr="001504F8">
        <w:rPr>
          <w:rFonts w:ascii="Gill Sans" w:hAnsi="Gill Sans" w:cs="Gill Sans"/>
        </w:rPr>
        <w:t xml:space="preserve">tRNA </w:t>
      </w:r>
      <w:r w:rsidR="00BE0B60" w:rsidRPr="001504F8">
        <w:rPr>
          <w:rFonts w:ascii="Gill Sans" w:hAnsi="Gill Sans" w:cs="Gill Sans"/>
        </w:rPr>
        <w:t>loc</w:t>
      </w:r>
      <w:r w:rsidR="00BE0B60">
        <w:rPr>
          <w:rFonts w:ascii="Gill Sans" w:hAnsi="Gill Sans" w:cs="Gill Sans"/>
        </w:rPr>
        <w:t>i</w:t>
      </w:r>
      <w:r w:rsidR="00BE0B60" w:rsidRPr="001504F8">
        <w:rPr>
          <w:rFonts w:ascii="Gill Sans" w:hAnsi="Gill Sans" w:cs="Gill Sans"/>
        </w:rPr>
        <w:t xml:space="preserve"> </w:t>
      </w:r>
      <w:r w:rsidRPr="001504F8">
        <w:rPr>
          <w:rFonts w:ascii="Gill Sans" w:hAnsi="Gill Sans" w:cs="Gill Sans"/>
        </w:rPr>
        <w:t xml:space="preserve">were predicted with tRNA-Scan SE. Each codon </w:t>
      </w:r>
      <w:r w:rsidR="00BE0B60">
        <w:rPr>
          <w:rFonts w:ascii="Gill Sans" w:hAnsi="Gill Sans" w:cs="Gill Sans"/>
        </w:rPr>
        <w:t>is</w:t>
      </w:r>
      <w:r w:rsidR="00BE0B60" w:rsidRPr="001504F8">
        <w:rPr>
          <w:rFonts w:ascii="Gill Sans" w:hAnsi="Gill Sans" w:cs="Gill Sans"/>
        </w:rPr>
        <w:t xml:space="preserve"> </w:t>
      </w:r>
      <w:r w:rsidRPr="001504F8">
        <w:rPr>
          <w:rFonts w:ascii="Gill Sans" w:hAnsi="Gill Sans" w:cs="Gill Sans"/>
        </w:rPr>
        <w:t>colored by the number of tRNA loci</w:t>
      </w:r>
      <w:r w:rsidR="00BE0B60">
        <w:rPr>
          <w:rFonts w:ascii="Gill Sans" w:hAnsi="Gill Sans" w:cs="Gill Sans"/>
        </w:rPr>
        <w:t xml:space="preserve"> found</w:t>
      </w:r>
      <w:r w:rsidRPr="001504F8">
        <w:rPr>
          <w:rFonts w:ascii="Gill Sans" w:hAnsi="Gill Sans" w:cs="Gill Sans"/>
        </w:rPr>
        <w:t xml:space="preserve">. </w:t>
      </w:r>
    </w:p>
    <w:p w14:paraId="49525A5B" w14:textId="2293185F" w:rsidR="00FE0189" w:rsidRPr="001504F8" w:rsidRDefault="00FE0189">
      <w:pPr>
        <w:rPr>
          <w:rFonts w:ascii="Gill Sans" w:hAnsi="Gill Sans" w:cs="Gill Sans"/>
        </w:rPr>
      </w:pPr>
      <w:r w:rsidRPr="001504F8">
        <w:rPr>
          <w:rFonts w:ascii="Gill Sans" w:hAnsi="Gill Sans" w:cs="Gill Sans"/>
        </w:rPr>
        <w:br w:type="page"/>
      </w:r>
    </w:p>
    <w:p w14:paraId="6FA44A75" w14:textId="3721FD44" w:rsidR="00490BBC" w:rsidRPr="00177608" w:rsidRDefault="00FE0189" w:rsidP="00C471EB">
      <w:pPr>
        <w:pStyle w:val="af4"/>
        <w:rPr>
          <w:rFonts w:ascii="Gill Sans" w:hAnsi="Gill Sans" w:cs="Gill Sans"/>
          <w:i/>
        </w:rPr>
      </w:pPr>
      <w:bookmarkStart w:id="24" w:name="_Toc349222813"/>
      <w:r w:rsidRPr="001504F8">
        <w:rPr>
          <w:rFonts w:ascii="Gill Sans" w:hAnsi="Gill Sans" w:cs="Gill Sans"/>
        </w:rPr>
        <w:lastRenderedPageBreak/>
        <w:t xml:space="preserve">Supplementary Figure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Supplementary_Figure \* ARABIC </w:instrText>
      </w:r>
      <w:r w:rsidR="001504F8" w:rsidRPr="001504F8">
        <w:rPr>
          <w:rFonts w:ascii="Gill Sans" w:hAnsi="Gill Sans" w:cs="Gill Sans"/>
        </w:rPr>
        <w:fldChar w:fldCharType="separate"/>
      </w:r>
      <w:r w:rsidR="00490BBC" w:rsidRPr="001504F8">
        <w:rPr>
          <w:rFonts w:ascii="Gill Sans" w:hAnsi="Gill Sans" w:cs="Gill Sans"/>
          <w:noProof/>
        </w:rPr>
        <w:t>3</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w:t>
      </w:r>
      <w:r w:rsidR="00BE0B60">
        <w:rPr>
          <w:rFonts w:ascii="Gill Sans" w:hAnsi="Gill Sans" w:cs="Gill Sans"/>
        </w:rPr>
        <w:t xml:space="preserve">Comparisons of genic features between </w:t>
      </w:r>
      <w:r w:rsidR="00BE0B60">
        <w:rPr>
          <w:rFonts w:ascii="Gill Sans" w:hAnsi="Gill Sans" w:cs="Gill Sans"/>
          <w:i/>
        </w:rPr>
        <w:t>Hypsibius dujardini</w:t>
      </w:r>
      <w:r w:rsidR="00BE0B60">
        <w:rPr>
          <w:rFonts w:ascii="Gill Sans" w:hAnsi="Gill Sans" w:cs="Gill Sans"/>
        </w:rPr>
        <w:t xml:space="preserve"> and</w:t>
      </w:r>
      <w:r w:rsidR="00BE0B60">
        <w:rPr>
          <w:rFonts w:ascii="Gill Sans" w:hAnsi="Gill Sans" w:cs="Gill Sans"/>
          <w:i/>
        </w:rPr>
        <w:t xml:space="preserve"> Ramazzottius varieornatus</w:t>
      </w:r>
      <w:bookmarkEnd w:id="24"/>
    </w:p>
    <w:p w14:paraId="6159139C" w14:textId="77777777" w:rsidR="007C46F8" w:rsidRPr="001504F8" w:rsidRDefault="007C46F8" w:rsidP="007C46F8">
      <w:pPr>
        <w:pStyle w:val="Normal1"/>
      </w:pPr>
      <w:r w:rsidRPr="001504F8">
        <w:rPr>
          <w:noProof/>
        </w:rPr>
        <w:drawing>
          <wp:inline distT="114300" distB="114300" distL="114300" distR="114300" wp14:anchorId="6AD44F08" wp14:editId="5AEE1120">
            <wp:extent cx="5725844" cy="7226723"/>
            <wp:effectExtent l="0" t="0" r="0" b="12700"/>
            <wp:docPr id="2" name="image01.png" descr="Untitled presentation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descr="Untitled presentation (24).png"/>
                    <pic:cNvPicPr preferRelativeResize="0"/>
                  </pic:nvPicPr>
                  <pic:blipFill>
                    <a:blip r:embed="rId13"/>
                    <a:srcRect b="10718"/>
                    <a:stretch>
                      <a:fillRect/>
                    </a:stretch>
                  </pic:blipFill>
                  <pic:spPr>
                    <a:xfrm>
                      <a:off x="0" y="0"/>
                      <a:ext cx="5725874" cy="7226761"/>
                    </a:xfrm>
                    <a:prstGeom prst="rect">
                      <a:avLst/>
                    </a:prstGeom>
                    <a:ln/>
                  </pic:spPr>
                </pic:pic>
              </a:graphicData>
            </a:graphic>
          </wp:inline>
        </w:drawing>
      </w:r>
    </w:p>
    <w:p w14:paraId="38C7FA26" w14:textId="27234022" w:rsidR="007C46F8" w:rsidRPr="001504F8" w:rsidRDefault="007C46F8" w:rsidP="007C46F8">
      <w:pPr>
        <w:pStyle w:val="Normal1"/>
      </w:pPr>
      <w:r w:rsidRPr="001504F8">
        <w:rPr>
          <w:rFonts w:eastAsia="Gill Sans"/>
        </w:rPr>
        <w:t xml:space="preserve">Comparisons of genes structures in 4728 single-copy orthologues between </w:t>
      </w:r>
      <w:r w:rsidRPr="001504F8">
        <w:rPr>
          <w:rFonts w:eastAsia="Gill Sans"/>
          <w:i/>
        </w:rPr>
        <w:t xml:space="preserve">H. dujardini </w:t>
      </w:r>
      <w:r w:rsidRPr="001504F8">
        <w:rPr>
          <w:rFonts w:eastAsia="Gill Sans"/>
        </w:rPr>
        <w:t xml:space="preserve">and </w:t>
      </w:r>
      <w:r w:rsidRPr="001504F8">
        <w:rPr>
          <w:rFonts w:eastAsia="Gill Sans"/>
          <w:i/>
        </w:rPr>
        <w:t xml:space="preserve">R. varieornatus. </w:t>
      </w:r>
      <w:r w:rsidRPr="001504F8">
        <w:rPr>
          <w:rFonts w:eastAsia="Gill Sans"/>
        </w:rPr>
        <w:t xml:space="preserve">Outliers are defined as genes in </w:t>
      </w:r>
      <w:r w:rsidRPr="001504F8">
        <w:rPr>
          <w:rFonts w:eastAsia="Gill Sans"/>
          <w:i/>
        </w:rPr>
        <w:t xml:space="preserve">H. dujardini </w:t>
      </w:r>
      <w:r w:rsidRPr="001504F8">
        <w:rPr>
          <w:rFonts w:eastAsia="Gill Sans"/>
        </w:rPr>
        <w:t xml:space="preserve">which have CDS lengths 20% longer (long outliers; orange; 576 genes) or 20% shorter (short outliers; black; 294 genes) than their orthologues in </w:t>
      </w:r>
      <w:r w:rsidRPr="001504F8">
        <w:rPr>
          <w:rFonts w:eastAsia="Gill Sans"/>
          <w:i/>
        </w:rPr>
        <w:t>R. varieornatus.</w:t>
      </w:r>
      <w:r w:rsidR="00BE0B60">
        <w:rPr>
          <w:rFonts w:eastAsia="Gill Sans"/>
          <w:i/>
        </w:rPr>
        <w:t xml:space="preserve"> </w:t>
      </w:r>
      <w:r w:rsidR="00BE0B60">
        <w:rPr>
          <w:rFonts w:eastAsia="Gill Sans"/>
        </w:rPr>
        <w:t xml:space="preserve">Left panels show ascatter plots, with </w:t>
      </w:r>
      <w:r w:rsidR="00BE0B60">
        <w:rPr>
          <w:rFonts w:eastAsia="Gill Sans"/>
          <w:i/>
        </w:rPr>
        <w:t xml:space="preserve">H. dujardini </w:t>
      </w:r>
      <w:r w:rsidR="00BE0B60" w:rsidRPr="00177608">
        <w:rPr>
          <w:rFonts w:eastAsia="Gill Sans"/>
        </w:rPr>
        <w:t xml:space="preserve">on the X and </w:t>
      </w:r>
      <w:r w:rsidR="00BE0B60" w:rsidRPr="00BE0B60">
        <w:rPr>
          <w:rFonts w:eastAsia="Gill Sans"/>
          <w:i/>
        </w:rPr>
        <w:t>R. varieornatus</w:t>
      </w:r>
      <w:r w:rsidR="00BE0B60" w:rsidRPr="00177608">
        <w:rPr>
          <w:rFonts w:eastAsia="Gill Sans"/>
        </w:rPr>
        <w:t xml:space="preserve"> on the Y axes.</w:t>
      </w:r>
      <w:r w:rsidRPr="001504F8">
        <w:rPr>
          <w:rFonts w:eastAsia="Gill Sans"/>
          <w:i/>
        </w:rPr>
        <w:t xml:space="preserve"> </w:t>
      </w:r>
      <w:r w:rsidR="00BE0B60">
        <w:rPr>
          <w:rFonts w:eastAsia="Gill Sans"/>
        </w:rPr>
        <w:t xml:space="preserve">Right panels show frequency histograms of the ratios of genic feature lengths per gene. </w:t>
      </w:r>
      <w:r w:rsidRPr="001504F8">
        <w:rPr>
          <w:rFonts w:eastAsia="Gill Sans"/>
        </w:rPr>
        <w:t xml:space="preserve">A positive log2 ratio indicates a trend towards a larger count or span in </w:t>
      </w:r>
      <w:r w:rsidRPr="001504F8">
        <w:rPr>
          <w:rFonts w:eastAsia="Gill Sans"/>
          <w:i/>
        </w:rPr>
        <w:t>H. dujardini</w:t>
      </w:r>
      <w:r w:rsidRPr="001504F8">
        <w:rPr>
          <w:rFonts w:eastAsia="Gill Sans"/>
        </w:rPr>
        <w:t xml:space="preserve">. </w:t>
      </w:r>
    </w:p>
    <w:p w14:paraId="2FF5AAFB" w14:textId="77777777" w:rsidR="00490BBC" w:rsidRPr="001504F8" w:rsidRDefault="00490BBC" w:rsidP="00490BBC">
      <w:pPr>
        <w:rPr>
          <w:rFonts w:ascii="Gill Sans" w:hAnsi="Gill Sans" w:cs="Gill Sans"/>
        </w:rPr>
      </w:pPr>
    </w:p>
    <w:p w14:paraId="455C6210" w14:textId="77777777" w:rsidR="00490BBC" w:rsidRPr="001504F8" w:rsidRDefault="00490BBC" w:rsidP="00C471EB">
      <w:pPr>
        <w:pStyle w:val="af4"/>
        <w:rPr>
          <w:rFonts w:ascii="Gill Sans" w:hAnsi="Gill Sans" w:cs="Gill Sans"/>
        </w:rPr>
      </w:pPr>
    </w:p>
    <w:p w14:paraId="1E776969" w14:textId="77777777" w:rsidR="00490BBC" w:rsidRPr="001504F8" w:rsidRDefault="00490BBC">
      <w:pPr>
        <w:rPr>
          <w:rFonts w:ascii="Gill Sans" w:hAnsi="Gill Sans" w:cs="Gill Sans"/>
          <w:b/>
          <w:bCs/>
          <w:sz w:val="21"/>
          <w:szCs w:val="21"/>
        </w:rPr>
      </w:pPr>
      <w:r w:rsidRPr="001504F8">
        <w:rPr>
          <w:rFonts w:ascii="Gill Sans" w:hAnsi="Gill Sans" w:cs="Gill Sans"/>
        </w:rPr>
        <w:br w:type="page"/>
      </w:r>
    </w:p>
    <w:p w14:paraId="33D22665" w14:textId="17D13103" w:rsidR="009B05AC" w:rsidRPr="001504F8" w:rsidRDefault="00490BBC" w:rsidP="00490BBC">
      <w:pPr>
        <w:pStyle w:val="af4"/>
        <w:rPr>
          <w:rFonts w:ascii="Gill Sans" w:hAnsi="Gill Sans" w:cs="Gill Sans"/>
          <w:i/>
        </w:rPr>
      </w:pPr>
      <w:bookmarkStart w:id="25" w:name="_Toc349222814"/>
      <w:r w:rsidRPr="001504F8">
        <w:rPr>
          <w:rFonts w:ascii="Gill Sans" w:hAnsi="Gill Sans" w:cs="Gill Sans"/>
        </w:rPr>
        <w:lastRenderedPageBreak/>
        <w:t>Supplementary Figure S</w:t>
      </w:r>
      <w:r w:rsidR="001504F8" w:rsidRPr="001504F8">
        <w:rPr>
          <w:rFonts w:ascii="Gill Sans" w:hAnsi="Gill Sans" w:cs="Gill Sans"/>
        </w:rPr>
        <w:fldChar w:fldCharType="begin"/>
      </w:r>
      <w:r w:rsidR="001504F8" w:rsidRPr="001504F8">
        <w:rPr>
          <w:rFonts w:ascii="Gill Sans" w:hAnsi="Gill Sans" w:cs="Gill Sans"/>
        </w:rPr>
        <w:instrText xml:space="preserve"> SEQ Supplementary_Figure \* ARABIC </w:instrText>
      </w:r>
      <w:r w:rsidR="001504F8" w:rsidRPr="001504F8">
        <w:rPr>
          <w:rFonts w:ascii="Gill Sans" w:hAnsi="Gill Sans" w:cs="Gill Sans"/>
        </w:rPr>
        <w:fldChar w:fldCharType="separate"/>
      </w:r>
      <w:r w:rsidRPr="001504F8">
        <w:rPr>
          <w:rFonts w:ascii="Gill Sans" w:hAnsi="Gill Sans" w:cs="Gill Sans"/>
          <w:noProof/>
        </w:rPr>
        <w:t>4</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w:t>
      </w:r>
      <w:r w:rsidR="009B05AC" w:rsidRPr="001504F8">
        <w:rPr>
          <w:rFonts w:ascii="Gill Sans" w:hAnsi="Gill Sans" w:cs="Gill Sans"/>
        </w:rPr>
        <w:t xml:space="preserve">Clustered HGT loci in </w:t>
      </w:r>
      <w:r w:rsidR="009B05AC" w:rsidRPr="001504F8">
        <w:rPr>
          <w:rFonts w:ascii="Gill Sans" w:hAnsi="Gill Sans" w:cs="Gill Sans"/>
          <w:i/>
        </w:rPr>
        <w:t>H. dujardini</w:t>
      </w:r>
      <w:r w:rsidR="009B05AC" w:rsidRPr="001504F8">
        <w:rPr>
          <w:rFonts w:ascii="Gill Sans" w:hAnsi="Gill Sans" w:cs="Gill Sans"/>
        </w:rPr>
        <w:t xml:space="preserve"> and </w:t>
      </w:r>
      <w:r w:rsidR="009B05AC" w:rsidRPr="001504F8">
        <w:rPr>
          <w:rFonts w:ascii="Gill Sans" w:hAnsi="Gill Sans" w:cs="Gill Sans"/>
          <w:i/>
        </w:rPr>
        <w:t>R. varieornatus</w:t>
      </w:r>
      <w:bookmarkEnd w:id="25"/>
    </w:p>
    <w:p w14:paraId="05BB7B94" w14:textId="77777777" w:rsidR="00DC3289" w:rsidRPr="001504F8" w:rsidRDefault="00DC3289" w:rsidP="00DC3289">
      <w:pPr>
        <w:rPr>
          <w:rFonts w:ascii="Gill Sans" w:hAnsi="Gill Sans" w:cs="Gill Sans"/>
        </w:rPr>
      </w:pPr>
    </w:p>
    <w:p w14:paraId="2017BB66" w14:textId="77777777" w:rsidR="009B05AC" w:rsidRPr="001504F8" w:rsidRDefault="009B05AC" w:rsidP="009B05AC">
      <w:pPr>
        <w:rPr>
          <w:rFonts w:ascii="Gill Sans" w:hAnsi="Gill Sans" w:cs="Gill Sans"/>
        </w:rPr>
      </w:pPr>
      <w:r w:rsidRPr="001504F8">
        <w:rPr>
          <w:rFonts w:ascii="Gill Sans" w:hAnsi="Gill Sans" w:cs="Gill Sans"/>
          <w:noProof/>
          <w:lang w:eastAsia="ja-JP"/>
        </w:rPr>
        <w:drawing>
          <wp:inline distT="0" distB="0" distL="0" distR="0" wp14:anchorId="00536F32" wp14:editId="1BDD89D0">
            <wp:extent cx="6113145" cy="3361055"/>
            <wp:effectExtent l="0" t="0" r="8255" b="0"/>
            <wp:docPr id="11" name="図 11" descr="Macintosh HD:Users:abs:Desktop:analysis:HGT:cluster:gene_between_HG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bs:Desktop:analysis:HGT:cluster:gene_between_HG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145" cy="3361055"/>
                    </a:xfrm>
                    <a:prstGeom prst="rect">
                      <a:avLst/>
                    </a:prstGeom>
                    <a:noFill/>
                    <a:ln>
                      <a:noFill/>
                    </a:ln>
                  </pic:spPr>
                </pic:pic>
              </a:graphicData>
            </a:graphic>
          </wp:inline>
        </w:drawing>
      </w:r>
    </w:p>
    <w:p w14:paraId="497CEF34" w14:textId="77777777" w:rsidR="009B05AC" w:rsidRPr="001504F8" w:rsidRDefault="009B05AC" w:rsidP="009B05AC">
      <w:pPr>
        <w:rPr>
          <w:rFonts w:ascii="Gill Sans" w:hAnsi="Gill Sans" w:cs="Gill Sans"/>
        </w:rPr>
      </w:pPr>
    </w:p>
    <w:p w14:paraId="58F16BBD" w14:textId="3C507915" w:rsidR="009B05AC" w:rsidRPr="001504F8" w:rsidRDefault="009B05AC" w:rsidP="009B05AC">
      <w:pPr>
        <w:rPr>
          <w:rFonts w:ascii="Gill Sans" w:hAnsi="Gill Sans" w:cs="Gill Sans"/>
        </w:rPr>
      </w:pPr>
      <w:r w:rsidRPr="001504F8">
        <w:rPr>
          <w:rFonts w:ascii="Gill Sans" w:hAnsi="Gill Sans" w:cs="Gill Sans"/>
        </w:rPr>
        <w:t xml:space="preserve">HGT candidates are clustered in the genomes of </w:t>
      </w:r>
      <w:r w:rsidRPr="001504F8">
        <w:rPr>
          <w:rFonts w:ascii="Gill Sans" w:hAnsi="Gill Sans" w:cs="Gill Sans"/>
          <w:i/>
        </w:rPr>
        <w:t>H. dujardini</w:t>
      </w:r>
      <w:r w:rsidRPr="001504F8">
        <w:rPr>
          <w:rFonts w:ascii="Gill Sans" w:hAnsi="Gill Sans" w:cs="Gill Sans"/>
        </w:rPr>
        <w:t xml:space="preserve"> and </w:t>
      </w:r>
      <w:r w:rsidRPr="001504F8">
        <w:rPr>
          <w:rFonts w:ascii="Gill Sans" w:hAnsi="Gill Sans" w:cs="Gill Sans"/>
          <w:i/>
        </w:rPr>
        <w:t>R. varieornatus</w:t>
      </w:r>
      <w:r w:rsidRPr="001504F8">
        <w:rPr>
          <w:rFonts w:ascii="Gill Sans" w:hAnsi="Gill Sans" w:cs="Gill Sans"/>
        </w:rPr>
        <w:t>. The number of genes between each HGT</w:t>
      </w:r>
      <w:r w:rsidR="00BE0B60">
        <w:rPr>
          <w:rFonts w:ascii="Gill Sans" w:hAnsi="Gill Sans" w:cs="Gill Sans"/>
        </w:rPr>
        <w:t xml:space="preserve"> locus was calculated, and a frequency of separations calculated. A separation of 1 indicates that the genes are neighbours. Hd=</w:t>
      </w:r>
      <w:r w:rsidR="00BE0B60">
        <w:rPr>
          <w:rFonts w:ascii="Gill Sans" w:hAnsi="Gill Sans" w:cs="Gill Sans"/>
          <w:i/>
        </w:rPr>
        <w:t>H. dujardini</w:t>
      </w:r>
      <w:r w:rsidR="00BE0B60">
        <w:rPr>
          <w:rFonts w:ascii="Gill Sans" w:hAnsi="Gill Sans" w:cs="Gill Sans"/>
        </w:rPr>
        <w:t>, Rv=</w:t>
      </w:r>
      <w:r w:rsidR="00BE0B60">
        <w:rPr>
          <w:rFonts w:ascii="Gill Sans" w:hAnsi="Gill Sans" w:cs="Gill Sans"/>
          <w:i/>
        </w:rPr>
        <w:t>R. varieornatus</w:t>
      </w:r>
      <w:r w:rsidRPr="001504F8">
        <w:rPr>
          <w:rFonts w:ascii="Gill Sans" w:hAnsi="Gill Sans" w:cs="Gill Sans"/>
        </w:rPr>
        <w:t>.</w:t>
      </w:r>
    </w:p>
    <w:p w14:paraId="114E7606" w14:textId="040FAF78" w:rsidR="009B05AC" w:rsidRPr="001504F8" w:rsidRDefault="009B05AC">
      <w:pPr>
        <w:rPr>
          <w:rFonts w:ascii="Gill Sans" w:hAnsi="Gill Sans" w:cs="Gill Sans"/>
        </w:rPr>
      </w:pPr>
      <w:r w:rsidRPr="001504F8">
        <w:rPr>
          <w:rFonts w:ascii="Gill Sans" w:hAnsi="Gill Sans" w:cs="Gill Sans"/>
        </w:rPr>
        <w:br w:type="page"/>
      </w:r>
    </w:p>
    <w:p w14:paraId="001AC8F6" w14:textId="2DFDFA23" w:rsidR="00FE0189" w:rsidRPr="001504F8" w:rsidRDefault="002B4FB0" w:rsidP="00C471EB">
      <w:pPr>
        <w:pStyle w:val="af4"/>
        <w:rPr>
          <w:rFonts w:ascii="Gill Sans" w:hAnsi="Gill Sans" w:cs="Gill Sans"/>
        </w:rPr>
      </w:pPr>
      <w:bookmarkStart w:id="26" w:name="_Toc349222815"/>
      <w:r w:rsidRPr="001504F8">
        <w:rPr>
          <w:rFonts w:ascii="Gill Sans" w:hAnsi="Gill Sans" w:cs="Gill Sans"/>
        </w:rPr>
        <w:lastRenderedPageBreak/>
        <w:t xml:space="preserve">Supplementary Figure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Supplementary_Figure \* ARABIC </w:instrText>
      </w:r>
      <w:r w:rsidR="001504F8" w:rsidRPr="001504F8">
        <w:rPr>
          <w:rFonts w:ascii="Gill Sans" w:hAnsi="Gill Sans" w:cs="Gill Sans"/>
        </w:rPr>
        <w:fldChar w:fldCharType="separate"/>
      </w:r>
      <w:r w:rsidR="00490BBC" w:rsidRPr="001504F8">
        <w:rPr>
          <w:rFonts w:ascii="Gill Sans" w:hAnsi="Gill Sans" w:cs="Gill Sans"/>
          <w:noProof/>
        </w:rPr>
        <w:t>5</w:t>
      </w:r>
      <w:r w:rsidR="001504F8" w:rsidRPr="001504F8">
        <w:rPr>
          <w:rFonts w:ascii="Gill Sans" w:hAnsi="Gill Sans" w:cs="Gill Sans"/>
          <w:noProof/>
        </w:rPr>
        <w:fldChar w:fldCharType="end"/>
      </w:r>
      <w:r w:rsidR="003E0AA7" w:rsidRPr="001504F8">
        <w:rPr>
          <w:rFonts w:ascii="Gill Sans" w:hAnsi="Gill Sans" w:cs="Gill Sans"/>
          <w:noProof/>
        </w:rPr>
        <w:t>.</w:t>
      </w:r>
      <w:r w:rsidR="009B05AC" w:rsidRPr="001504F8">
        <w:rPr>
          <w:rFonts w:ascii="Gill Sans" w:hAnsi="Gill Sans" w:cs="Gill Sans"/>
          <w:sz w:val="22"/>
          <w:szCs w:val="22"/>
        </w:rPr>
        <w:t xml:space="preserve"> </w:t>
      </w:r>
      <w:r w:rsidR="00FE0189" w:rsidRPr="001504F8">
        <w:rPr>
          <w:rFonts w:ascii="Gill Sans" w:hAnsi="Gill Sans" w:cs="Gill Sans"/>
        </w:rPr>
        <w:t>Phylogeny of protection</w:t>
      </w:r>
      <w:r w:rsidR="00AC2DB7">
        <w:rPr>
          <w:rFonts w:ascii="Gill Sans" w:hAnsi="Gill Sans" w:cs="Gill Sans"/>
        </w:rPr>
        <w:t>-</w:t>
      </w:r>
      <w:r w:rsidR="00FE0189" w:rsidRPr="001504F8">
        <w:rPr>
          <w:rFonts w:ascii="Gill Sans" w:hAnsi="Gill Sans" w:cs="Gill Sans"/>
        </w:rPr>
        <w:t>related proteins</w:t>
      </w:r>
      <w:bookmarkEnd w:id="26"/>
    </w:p>
    <w:p w14:paraId="457F083D" w14:textId="71043DCD" w:rsidR="00FE0189" w:rsidRPr="001504F8" w:rsidRDefault="00FE0189" w:rsidP="00FE0189">
      <w:pPr>
        <w:rPr>
          <w:rFonts w:ascii="Gill Sans" w:hAnsi="Gill Sans" w:cs="Gill Sans"/>
        </w:rPr>
      </w:pPr>
      <w:r w:rsidRPr="001504F8">
        <w:rPr>
          <w:rFonts w:ascii="Gill Sans" w:hAnsi="Gill Sans" w:cs="Gill Sans"/>
          <w:noProof/>
          <w:lang w:eastAsia="ja-JP"/>
        </w:rPr>
        <w:drawing>
          <wp:inline distT="0" distB="0" distL="0" distR="0" wp14:anchorId="4AC3E379" wp14:editId="2FF49F8D">
            <wp:extent cx="5907700" cy="5897668"/>
            <wp:effectExtent l="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96" cy="5898063"/>
                    </a:xfrm>
                    <a:prstGeom prst="rect">
                      <a:avLst/>
                    </a:prstGeom>
                    <a:noFill/>
                    <a:ln>
                      <a:noFill/>
                    </a:ln>
                  </pic:spPr>
                </pic:pic>
              </a:graphicData>
            </a:graphic>
          </wp:inline>
        </w:drawing>
      </w:r>
    </w:p>
    <w:p w14:paraId="277A50C8" w14:textId="77777777" w:rsidR="00FE0189" w:rsidRPr="001504F8" w:rsidRDefault="00FE0189" w:rsidP="00FE0189">
      <w:pPr>
        <w:rPr>
          <w:rFonts w:ascii="Gill Sans" w:hAnsi="Gill Sans" w:cs="Gill Sans"/>
        </w:rPr>
      </w:pPr>
    </w:p>
    <w:p w14:paraId="5F072681" w14:textId="26F18075" w:rsidR="009979EE" w:rsidRPr="001504F8" w:rsidRDefault="00AC2DB7" w:rsidP="00FE0189">
      <w:pPr>
        <w:rPr>
          <w:rFonts w:ascii="Gill Sans" w:hAnsi="Gill Sans" w:cs="Gill Sans"/>
        </w:rPr>
      </w:pPr>
      <w:r>
        <w:rPr>
          <w:rFonts w:ascii="Gill Sans" w:hAnsi="Gill Sans" w:cs="Gill Sans"/>
        </w:rPr>
        <w:t>The</w:t>
      </w:r>
      <w:r w:rsidRPr="001504F8">
        <w:rPr>
          <w:rFonts w:ascii="Gill Sans" w:hAnsi="Gill Sans" w:cs="Gill Sans"/>
        </w:rPr>
        <w:t xml:space="preserve"> </w:t>
      </w:r>
      <w:r w:rsidR="009979EE" w:rsidRPr="001504F8">
        <w:rPr>
          <w:rFonts w:ascii="Gill Sans" w:hAnsi="Gill Sans" w:cs="Gill Sans"/>
        </w:rPr>
        <w:t xml:space="preserve">amino acid sequences of CAHS, SAHS, MAHS, RvLEAM </w:t>
      </w:r>
      <w:r>
        <w:rPr>
          <w:rFonts w:ascii="Gill Sans" w:hAnsi="Gill Sans" w:cs="Gill Sans"/>
        </w:rPr>
        <w:t xml:space="preserve">and </w:t>
      </w:r>
      <w:r w:rsidR="009979EE" w:rsidRPr="001504F8">
        <w:rPr>
          <w:rFonts w:ascii="Gill Sans" w:hAnsi="Gill Sans" w:cs="Gill Sans"/>
        </w:rPr>
        <w:t xml:space="preserve">Dsup genes in </w:t>
      </w:r>
      <w:r w:rsidR="009979EE" w:rsidRPr="001504F8">
        <w:rPr>
          <w:rFonts w:ascii="Gill Sans" w:hAnsi="Gill Sans" w:cs="Gill Sans"/>
          <w:i/>
        </w:rPr>
        <w:t>H. dujardini</w:t>
      </w:r>
      <w:r w:rsidR="009979EE" w:rsidRPr="001504F8">
        <w:rPr>
          <w:rFonts w:ascii="Gill Sans" w:hAnsi="Gill Sans" w:cs="Gill Sans"/>
        </w:rPr>
        <w:t xml:space="preserve"> and </w:t>
      </w:r>
      <w:r w:rsidR="009979EE" w:rsidRPr="001504F8">
        <w:rPr>
          <w:rFonts w:ascii="Gill Sans" w:hAnsi="Gill Sans" w:cs="Gill Sans"/>
          <w:i/>
        </w:rPr>
        <w:t>R. varieornatus</w:t>
      </w:r>
      <w:r w:rsidR="009979EE" w:rsidRPr="001504F8">
        <w:rPr>
          <w:rFonts w:ascii="Gill Sans" w:hAnsi="Gill Sans" w:cs="Gill Sans"/>
        </w:rPr>
        <w:t xml:space="preserve"> were aligned with ClustalW2, and a phylogenetic tree was </w:t>
      </w:r>
      <w:r>
        <w:rPr>
          <w:rFonts w:ascii="Gill Sans" w:hAnsi="Gill Sans" w:cs="Gill Sans"/>
        </w:rPr>
        <w:t>inferred</w:t>
      </w:r>
      <w:r w:rsidRPr="001504F8">
        <w:rPr>
          <w:rFonts w:ascii="Gill Sans" w:hAnsi="Gill Sans" w:cs="Gill Sans"/>
        </w:rPr>
        <w:t xml:space="preserve"> </w:t>
      </w:r>
      <w:r w:rsidR="009979EE" w:rsidRPr="001504F8">
        <w:rPr>
          <w:rFonts w:ascii="Gill Sans" w:hAnsi="Gill Sans" w:cs="Gill Sans"/>
        </w:rPr>
        <w:t>with FastTree with 1,000 bootstraps. Each clade was annotated with the corresponding</w:t>
      </w:r>
      <w:r>
        <w:rPr>
          <w:rFonts w:ascii="Gill Sans" w:hAnsi="Gill Sans" w:cs="Gill Sans"/>
        </w:rPr>
        <w:t xml:space="preserve"> subtype as defined in</w:t>
      </w:r>
      <w:r w:rsidR="009979EE" w:rsidRPr="001504F8">
        <w:rPr>
          <w:rFonts w:ascii="Gill Sans" w:hAnsi="Gill Sans" w:cs="Gill Sans"/>
        </w:rPr>
        <w:t xml:space="preserve"> </w:t>
      </w:r>
      <w:r w:rsidR="009979EE" w:rsidRPr="001504F8">
        <w:rPr>
          <w:rFonts w:ascii="Gill Sans" w:hAnsi="Gill Sans" w:cs="Gill Sans"/>
          <w:i/>
        </w:rPr>
        <w:t>R. varieornatus</w:t>
      </w:r>
      <w:r w:rsidR="009979EE" w:rsidRPr="001504F8">
        <w:rPr>
          <w:rFonts w:ascii="Gill Sans" w:hAnsi="Gill Sans" w:cs="Gill Sans"/>
        </w:rPr>
        <w:t xml:space="preserve"> (CAHS1:g673, CAHS2:g675, CAHS3:g884, SAHS1:g1671, SAHS2:g1676,</w:t>
      </w:r>
      <w:r w:rsidR="00EA75AB" w:rsidRPr="001504F8">
        <w:rPr>
          <w:rFonts w:ascii="Gill Sans" w:hAnsi="Gill Sans" w:cs="Gill Sans"/>
        </w:rPr>
        <w:t xml:space="preserve"> MAHS:g6834, RvLEAM:g2978, Dsup:</w:t>
      </w:r>
      <w:r w:rsidR="009979EE" w:rsidRPr="001504F8">
        <w:rPr>
          <w:rFonts w:ascii="Gill Sans" w:hAnsi="Gill Sans" w:cs="Gill Sans"/>
        </w:rPr>
        <w:t>g4591).</w:t>
      </w:r>
    </w:p>
    <w:p w14:paraId="42B25158" w14:textId="65B7C656" w:rsidR="00FE0189" w:rsidRPr="001504F8" w:rsidRDefault="00FE0189">
      <w:pPr>
        <w:rPr>
          <w:rFonts w:ascii="Gill Sans" w:hAnsi="Gill Sans" w:cs="Gill Sans"/>
        </w:rPr>
      </w:pPr>
      <w:r w:rsidRPr="001504F8">
        <w:rPr>
          <w:rFonts w:ascii="Gill Sans" w:hAnsi="Gill Sans" w:cs="Gill Sans"/>
        </w:rPr>
        <w:br w:type="page"/>
      </w:r>
    </w:p>
    <w:p w14:paraId="5640CB99" w14:textId="19D9CE6A" w:rsidR="00FE0189" w:rsidRPr="00AC2DB7" w:rsidRDefault="00FE0189" w:rsidP="00C471EB">
      <w:pPr>
        <w:pStyle w:val="af4"/>
        <w:rPr>
          <w:rFonts w:ascii="Gill Sans" w:hAnsi="Gill Sans" w:cs="Gill Sans"/>
        </w:rPr>
      </w:pPr>
      <w:bookmarkStart w:id="27" w:name="_Toc349222816"/>
      <w:r w:rsidRPr="001504F8">
        <w:rPr>
          <w:rFonts w:ascii="Gill Sans" w:hAnsi="Gill Sans" w:cs="Gill Sans"/>
        </w:rPr>
        <w:lastRenderedPageBreak/>
        <w:t xml:space="preserve">Supplementary Figure </w:t>
      </w:r>
      <w:r w:rsidR="00C471EB" w:rsidRPr="001504F8">
        <w:rPr>
          <w:rFonts w:ascii="Gill Sans" w:hAnsi="Gill Sans" w:cs="Gill Sans"/>
        </w:rPr>
        <w:t>S</w:t>
      </w:r>
      <w:r w:rsidR="001504F8" w:rsidRPr="001504F8">
        <w:rPr>
          <w:rFonts w:ascii="Gill Sans" w:hAnsi="Gill Sans" w:cs="Gill Sans"/>
        </w:rPr>
        <w:fldChar w:fldCharType="begin"/>
      </w:r>
      <w:r w:rsidR="001504F8" w:rsidRPr="001504F8">
        <w:rPr>
          <w:rFonts w:ascii="Gill Sans" w:hAnsi="Gill Sans" w:cs="Gill Sans"/>
        </w:rPr>
        <w:instrText xml:space="preserve"> SEQ Supplementary_Figure \* ARABIC </w:instrText>
      </w:r>
      <w:r w:rsidR="001504F8" w:rsidRPr="001504F8">
        <w:rPr>
          <w:rFonts w:ascii="Gill Sans" w:hAnsi="Gill Sans" w:cs="Gill Sans"/>
        </w:rPr>
        <w:fldChar w:fldCharType="separate"/>
      </w:r>
      <w:r w:rsidR="00490BBC" w:rsidRPr="001504F8">
        <w:rPr>
          <w:rFonts w:ascii="Gill Sans" w:hAnsi="Gill Sans" w:cs="Gill Sans"/>
          <w:noProof/>
        </w:rPr>
        <w:t>6</w:t>
      </w:r>
      <w:r w:rsidR="001504F8" w:rsidRPr="001504F8">
        <w:rPr>
          <w:rFonts w:ascii="Gill Sans" w:hAnsi="Gill Sans" w:cs="Gill Sans"/>
          <w:noProof/>
        </w:rPr>
        <w:fldChar w:fldCharType="end"/>
      </w:r>
      <w:r w:rsidR="003E0AA7" w:rsidRPr="001504F8">
        <w:rPr>
          <w:rFonts w:ascii="Gill Sans" w:hAnsi="Gill Sans" w:cs="Gill Sans"/>
          <w:noProof/>
        </w:rPr>
        <w:t>.</w:t>
      </w:r>
      <w:r w:rsidRPr="001504F8">
        <w:rPr>
          <w:rFonts w:ascii="Gill Sans" w:hAnsi="Gill Sans" w:cs="Gill Sans"/>
        </w:rPr>
        <w:t xml:space="preserve"> </w:t>
      </w:r>
      <w:r w:rsidR="00AC2DB7">
        <w:rPr>
          <w:rFonts w:ascii="Gill Sans" w:hAnsi="Gill Sans" w:cs="Gill Sans"/>
        </w:rPr>
        <w:t xml:space="preserve">Biochemical pathways acquired or supplemented by </w:t>
      </w:r>
      <w:r w:rsidRPr="001504F8">
        <w:rPr>
          <w:rFonts w:ascii="Gill Sans" w:hAnsi="Gill Sans" w:cs="Gill Sans"/>
        </w:rPr>
        <w:t xml:space="preserve">HGT </w:t>
      </w:r>
      <w:r w:rsidR="00AC2DB7">
        <w:rPr>
          <w:rFonts w:ascii="Gill Sans" w:hAnsi="Gill Sans" w:cs="Gill Sans"/>
        </w:rPr>
        <w:t xml:space="preserve">in </w:t>
      </w:r>
      <w:r w:rsidR="00AC2DB7">
        <w:rPr>
          <w:rFonts w:ascii="Gill Sans" w:hAnsi="Gill Sans" w:cs="Gill Sans"/>
          <w:i/>
        </w:rPr>
        <w:t>H. dujardini</w:t>
      </w:r>
      <w:r w:rsidR="00AC2DB7">
        <w:rPr>
          <w:rFonts w:ascii="Gill Sans" w:hAnsi="Gill Sans" w:cs="Gill Sans"/>
        </w:rPr>
        <w:t xml:space="preserve"> and </w:t>
      </w:r>
      <w:r w:rsidR="00AC2DB7">
        <w:rPr>
          <w:rFonts w:ascii="Gill Sans" w:hAnsi="Gill Sans" w:cs="Gill Sans"/>
          <w:i/>
        </w:rPr>
        <w:t>R. varieornatus</w:t>
      </w:r>
      <w:r w:rsidR="00AC2DB7">
        <w:rPr>
          <w:rFonts w:ascii="Gill Sans" w:hAnsi="Gill Sans" w:cs="Gill Sans"/>
        </w:rPr>
        <w:t>.</w:t>
      </w:r>
      <w:bookmarkEnd w:id="27"/>
    </w:p>
    <w:p w14:paraId="69E64405" w14:textId="4ADC20A5" w:rsidR="00FE0189" w:rsidRPr="001504F8" w:rsidRDefault="00490BBC" w:rsidP="00FE0189">
      <w:pPr>
        <w:rPr>
          <w:rFonts w:ascii="Gill Sans" w:hAnsi="Gill Sans" w:cs="Gill Sans"/>
        </w:rPr>
      </w:pPr>
      <w:r w:rsidRPr="001504F8">
        <w:rPr>
          <w:rFonts w:ascii="Gill Sans" w:hAnsi="Gill Sans" w:cs="Gill Sans"/>
          <w:noProof/>
          <w:lang w:eastAsia="ja-JP"/>
        </w:rPr>
        <w:drawing>
          <wp:inline distT="0" distB="0" distL="0" distR="0" wp14:anchorId="7697E51E" wp14:editId="32F57DAA">
            <wp:extent cx="6016324" cy="3239558"/>
            <wp:effectExtent l="0" t="0" r="3810" b="12065"/>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5" t="11250" r="20739" b="33235"/>
                    <a:stretch/>
                  </pic:blipFill>
                  <pic:spPr bwMode="auto">
                    <a:xfrm>
                      <a:off x="0" y="0"/>
                      <a:ext cx="6017448" cy="3240163"/>
                    </a:xfrm>
                    <a:prstGeom prst="rect">
                      <a:avLst/>
                    </a:prstGeom>
                    <a:noFill/>
                    <a:ln>
                      <a:noFill/>
                    </a:ln>
                    <a:extLst>
                      <a:ext uri="{53640926-AAD7-44d8-BBD7-CCE9431645EC}">
                        <a14:shadowObscured xmlns:a14="http://schemas.microsoft.com/office/drawing/2010/main"/>
                      </a:ext>
                    </a:extLst>
                  </pic:spPr>
                </pic:pic>
              </a:graphicData>
            </a:graphic>
          </wp:inline>
        </w:drawing>
      </w:r>
    </w:p>
    <w:p w14:paraId="3619A05D" w14:textId="541EA593" w:rsidR="00FE0189" w:rsidRPr="001504F8" w:rsidRDefault="00FE0189" w:rsidP="00FE0189">
      <w:pPr>
        <w:rPr>
          <w:rFonts w:ascii="Gill Sans" w:hAnsi="Gill Sans" w:cs="Gill Sans"/>
        </w:rPr>
      </w:pPr>
    </w:p>
    <w:p w14:paraId="093A6801" w14:textId="77777777" w:rsidR="009979EE" w:rsidRPr="001504F8" w:rsidRDefault="009979EE">
      <w:pPr>
        <w:rPr>
          <w:rFonts w:ascii="Gill Sans" w:hAnsi="Gill Sans" w:cs="Gill Sans"/>
        </w:rPr>
      </w:pPr>
    </w:p>
    <w:p w14:paraId="7E3AB5EE" w14:textId="6D064F91" w:rsidR="009979EE" w:rsidRDefault="009979EE">
      <w:pPr>
        <w:rPr>
          <w:rFonts w:ascii="Gill Sans" w:hAnsi="Gill Sans" w:cs="Gill Sans"/>
        </w:rPr>
      </w:pPr>
      <w:r w:rsidRPr="001504F8">
        <w:rPr>
          <w:rFonts w:ascii="Gill Sans" w:hAnsi="Gill Sans" w:cs="Gill Sans"/>
        </w:rPr>
        <w:t>Trehalose and ascorbate synthesis pathways were reconstructed with KAAS and KEGG mapper.</w:t>
      </w:r>
    </w:p>
    <w:p w14:paraId="7BEBE781" w14:textId="6253B810" w:rsidR="00AC2DB7" w:rsidRDefault="00AC2DB7">
      <w:pPr>
        <w:rPr>
          <w:rFonts w:ascii="Gill Sans" w:hAnsi="Gill Sans" w:cs="Gill Sans"/>
        </w:rPr>
      </w:pPr>
      <w:r>
        <w:rPr>
          <w:rFonts w:ascii="Gill Sans" w:hAnsi="Gill Sans" w:cs="Gill Sans"/>
        </w:rPr>
        <w:t>A Ascorbate synthesis. Many genes in this pathway were derived through HGT (red arrows).</w:t>
      </w:r>
    </w:p>
    <w:p w14:paraId="2C5A15D3" w14:textId="0080350E" w:rsidR="00EA75AB" w:rsidRPr="001504F8" w:rsidRDefault="00AC2DB7" w:rsidP="00B7289C">
      <w:pPr>
        <w:rPr>
          <w:rFonts w:ascii="Gill Sans" w:hAnsi="Gill Sans" w:cs="Gill Sans"/>
        </w:rPr>
      </w:pPr>
      <w:r>
        <w:rPr>
          <w:rFonts w:ascii="Gill Sans" w:hAnsi="Gill Sans" w:cs="Gill Sans"/>
        </w:rPr>
        <w:t xml:space="preserve">B Trehalose synthesis. </w:t>
      </w:r>
      <w:r w:rsidRPr="00177608">
        <w:rPr>
          <w:rFonts w:ascii="Gill Sans" w:hAnsi="Gill Sans" w:cs="Gill Sans"/>
          <w:i/>
        </w:rPr>
        <w:t>H. dujardini</w:t>
      </w:r>
      <w:r>
        <w:rPr>
          <w:rFonts w:ascii="Gill Sans" w:hAnsi="Gill Sans" w:cs="Gill Sans"/>
        </w:rPr>
        <w:t xml:space="preserve"> lacks TPS loci (grey lozenges) but contains treA trehalase loci (blue lozenges). Both enzymes are present in </w:t>
      </w:r>
      <w:r>
        <w:rPr>
          <w:rFonts w:ascii="Gill Sans" w:hAnsi="Gill Sans" w:cs="Gill Sans"/>
          <w:i/>
        </w:rPr>
        <w:t>R. varieornatus</w:t>
      </w:r>
      <w:r>
        <w:rPr>
          <w:rFonts w:ascii="Gill Sans" w:hAnsi="Gill Sans" w:cs="Gill Sans"/>
        </w:rPr>
        <w:t>.</w:t>
      </w:r>
    </w:p>
    <w:sectPr w:rsidR="00EA75AB" w:rsidRPr="001504F8" w:rsidSect="00874739">
      <w:headerReference w:type="default" r:id="rId17"/>
      <w:pgSz w:w="11906" w:h="16838"/>
      <w:pgMar w:top="1133" w:right="1133" w:bottom="1133" w:left="1133" w:header="720" w:footer="720" w:gutter="0"/>
      <w:lnNumType w:countBy="1" w:restart="continuous"/>
      <w:pgNumType w:start="1"/>
      <w:cols w:space="720"/>
      <w:docGrid w:linePitch="299"/>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63EBD8" w15:done="0"/>
  <w15:commentEx w15:paraId="716335A0" w15:done="0"/>
  <w15:commentEx w15:paraId="7B1AE365" w15:done="0"/>
  <w15:commentEx w15:paraId="66F93B44" w15:done="0"/>
  <w15:commentEx w15:paraId="36AF31C7" w15:done="0"/>
  <w15:commentEx w15:paraId="2F1E7534" w15:done="0"/>
  <w15:commentEx w15:paraId="3A0D606D" w15:done="0"/>
  <w15:commentEx w15:paraId="6D44FD2E" w15:done="0"/>
  <w15:commentEx w15:paraId="43DB8CD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4E205" w14:textId="77777777" w:rsidR="00C17E51" w:rsidRDefault="00C17E51">
      <w:r>
        <w:separator/>
      </w:r>
    </w:p>
  </w:endnote>
  <w:endnote w:type="continuationSeparator" w:id="0">
    <w:p w14:paraId="25D04C0F" w14:textId="77777777" w:rsidR="00C17E51" w:rsidRDefault="00C17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Gill Sans">
    <w:panose1 w:val="020B0502020104020203"/>
    <w:charset w:val="00"/>
    <w:family w:val="auto"/>
    <w:pitch w:val="variable"/>
    <w:sig w:usb0="80000267" w:usb1="00000000" w:usb2="00000000" w:usb3="00000000" w:csb0="000001F7"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ＭＳ 明朝"/>
    <w:charset w:val="00"/>
    <w:family w:val="auto"/>
    <w:pitch w:val="default"/>
  </w:font>
  <w:font w:name="Trebuchet MS">
    <w:panose1 w:val="020B0603020202020204"/>
    <w:charset w:val="00"/>
    <w:family w:val="auto"/>
    <w:pitch w:val="variable"/>
    <w:sig w:usb0="00000287" w:usb1="00000000" w:usb2="00000000" w:usb3="00000000" w:csb0="0000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MS Mincho">
    <w:altName w:val="ＭＳ 明朝"/>
    <w:charset w:val="80"/>
    <w:family w:val="auto"/>
    <w:pitch w:val="variable"/>
    <w:sig w:usb0="E00002FF" w:usb1="6AC7FDFB" w:usb2="08000012" w:usb3="00000000" w:csb0="0002009F" w:csb1="00000000"/>
  </w:font>
  <w:font w:name="ＭＳ Ｐゴシック">
    <w:panose1 w:val="020B0600070205080204"/>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4C07D" w14:textId="77777777" w:rsidR="00C17E51" w:rsidRDefault="00C17E51">
      <w:r>
        <w:separator/>
      </w:r>
    </w:p>
  </w:footnote>
  <w:footnote w:type="continuationSeparator" w:id="0">
    <w:p w14:paraId="387B4AE7" w14:textId="77777777" w:rsidR="00C17E51" w:rsidRDefault="00C17E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14B68" w14:textId="77777777" w:rsidR="00C17E51" w:rsidRDefault="00C17E51" w:rsidP="005E79BA">
    <w:pPr>
      <w:pStyle w:val="Normal1"/>
    </w:pPr>
    <w:r>
      <w:fldChar w:fldCharType="begin"/>
    </w:r>
    <w:r>
      <w:instrText>PAGE</w:instrText>
    </w:r>
    <w:r>
      <w:fldChar w:fldCharType="separate"/>
    </w:r>
    <w:r w:rsidR="00784677">
      <w:rPr>
        <w:noProof/>
      </w:rPr>
      <w:t>29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866E5"/>
    <w:multiLevelType w:val="multilevel"/>
    <w:tmpl w:val="529A4718"/>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1">
    <w:nsid w:val="12C2486F"/>
    <w:multiLevelType w:val="multilevel"/>
    <w:tmpl w:val="275E9798"/>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2">
    <w:nsid w:val="1D3B1925"/>
    <w:multiLevelType w:val="hybridMultilevel"/>
    <w:tmpl w:val="94E494C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219B6F3D"/>
    <w:multiLevelType w:val="hybridMultilevel"/>
    <w:tmpl w:val="77D0FDC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28741D9C"/>
    <w:multiLevelType w:val="hybridMultilevel"/>
    <w:tmpl w:val="7E305BCA"/>
    <w:lvl w:ilvl="0" w:tplc="AC3617C6">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332136B5"/>
    <w:multiLevelType w:val="hybridMultilevel"/>
    <w:tmpl w:val="1696C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052450"/>
    <w:multiLevelType w:val="hybridMultilevel"/>
    <w:tmpl w:val="AD6448F6"/>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
    <w:nsid w:val="3E933F53"/>
    <w:multiLevelType w:val="multilevel"/>
    <w:tmpl w:val="2DDE038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nsid w:val="46160011"/>
    <w:multiLevelType w:val="hybridMultilevel"/>
    <w:tmpl w:val="2B6AD808"/>
    <w:lvl w:ilvl="0" w:tplc="2908A4A8">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50FC26EF"/>
    <w:multiLevelType w:val="multilevel"/>
    <w:tmpl w:val="529A471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nsid w:val="5DD75A5D"/>
    <w:multiLevelType w:val="hybridMultilevel"/>
    <w:tmpl w:val="BFCC994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5EAC36AB"/>
    <w:multiLevelType w:val="hybridMultilevel"/>
    <w:tmpl w:val="F546276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60C10A5F"/>
    <w:multiLevelType w:val="hybridMultilevel"/>
    <w:tmpl w:val="D4FC5D9E"/>
    <w:lvl w:ilvl="0" w:tplc="5FD84330">
      <w:start w:val="8"/>
      <w:numFmt w:val="bullet"/>
      <w:lvlText w:val=""/>
      <w:lvlJc w:val="left"/>
      <w:pPr>
        <w:ind w:left="720" w:hanging="360"/>
      </w:pPr>
      <w:rPr>
        <w:rFonts w:ascii="Symbol" w:eastAsiaTheme="minorEastAsia" w:hAnsi="Symbol" w:cs="Gill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101307C"/>
    <w:multiLevelType w:val="multilevel"/>
    <w:tmpl w:val="771002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num w:numId="1">
    <w:abstractNumId w:val="1"/>
  </w:num>
  <w:num w:numId="2">
    <w:abstractNumId w:val="0"/>
  </w:num>
  <w:num w:numId="3">
    <w:abstractNumId w:val="13"/>
  </w:num>
  <w:num w:numId="4">
    <w:abstractNumId w:val="7"/>
  </w:num>
  <w:num w:numId="5">
    <w:abstractNumId w:val="8"/>
  </w:num>
  <w:num w:numId="6">
    <w:abstractNumId w:val="9"/>
  </w:num>
  <w:num w:numId="7">
    <w:abstractNumId w:val="4"/>
  </w:num>
  <w:num w:numId="8">
    <w:abstractNumId w:val="3"/>
  </w:num>
  <w:num w:numId="9">
    <w:abstractNumId w:val="5"/>
  </w:num>
  <w:num w:numId="10">
    <w:abstractNumId w:val="2"/>
  </w:num>
  <w:num w:numId="11">
    <w:abstractNumId w:val="11"/>
  </w:num>
  <w:num w:numId="12">
    <w:abstractNumId w:val="10"/>
  </w:num>
  <w:num w:numId="13">
    <w:abstractNumId w:val="12"/>
  </w:num>
  <w:num w:numId="14">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LAXTER Mark">
    <w15:presenceInfo w15:providerId="None" w15:userId="BLAXTER Mark"/>
  </w15:person>
  <w15:person w15:author="LAETSCH Dom">
    <w15:presenceInfo w15:providerId="None" w15:userId="LAETSCH D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bordersDoNotSurroundHeader/>
  <w:bordersDoNotSurroundFooter/>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Gill San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psap0rf8sw9wfefxxhvwee72vsdzzer5se9&quot;&gt;201510&lt;record-ids&gt;&lt;item&gt;5&lt;/item&gt;&lt;item&gt;9&lt;/item&gt;&lt;item&gt;13&lt;/item&gt;&lt;item&gt;14&lt;/item&gt;&lt;item&gt;16&lt;/item&gt;&lt;item&gt;17&lt;/item&gt;&lt;item&gt;19&lt;/item&gt;&lt;item&gt;20&lt;/item&gt;&lt;item&gt;22&lt;/item&gt;&lt;item&gt;27&lt;/item&gt;&lt;item&gt;36&lt;/item&gt;&lt;item&gt;51&lt;/item&gt;&lt;item&gt;56&lt;/item&gt;&lt;item&gt;61&lt;/item&gt;&lt;item&gt;68&lt;/item&gt;&lt;item&gt;84&lt;/item&gt;&lt;item&gt;86&lt;/item&gt;&lt;item&gt;91&lt;/item&gt;&lt;item&gt;95&lt;/item&gt;&lt;item&gt;109&lt;/item&gt;&lt;item&gt;233&lt;/item&gt;&lt;item&gt;240&lt;/item&gt;&lt;item&gt;246&lt;/item&gt;&lt;item&gt;281&lt;/item&gt;&lt;item&gt;307&lt;/item&gt;&lt;item&gt;312&lt;/item&gt;&lt;item&gt;322&lt;/item&gt;&lt;item&gt;403&lt;/item&gt;&lt;item&gt;412&lt;/item&gt;&lt;item&gt;513&lt;/item&gt;&lt;item&gt;526&lt;/item&gt;&lt;item&gt;548&lt;/item&gt;&lt;item&gt;600&lt;/item&gt;&lt;item&gt;732&lt;/item&gt;&lt;item&gt;734&lt;/item&gt;&lt;item&gt;739&lt;/item&gt;&lt;item&gt;761&lt;/item&gt;&lt;item&gt;856&lt;/item&gt;&lt;item&gt;862&lt;/item&gt;&lt;item&gt;868&lt;/item&gt;&lt;item&gt;870&lt;/item&gt;&lt;item&gt;880&lt;/item&gt;&lt;item&gt;885&lt;/item&gt;&lt;item&gt;916&lt;/item&gt;&lt;item&gt;928&lt;/item&gt;&lt;item&gt;934&lt;/item&gt;&lt;item&gt;936&lt;/item&gt;&lt;item&gt;947&lt;/item&gt;&lt;item&gt;958&lt;/item&gt;&lt;item&gt;980&lt;/item&gt;&lt;item&gt;987&lt;/item&gt;&lt;item&gt;1015&lt;/item&gt;&lt;item&gt;1016&lt;/item&gt;&lt;item&gt;1017&lt;/item&gt;&lt;item&gt;1018&lt;/item&gt;&lt;item&gt;1022&lt;/item&gt;&lt;item&gt;1038&lt;/item&gt;&lt;item&gt;1039&lt;/item&gt;&lt;item&gt;1040&lt;/item&gt;&lt;item&gt;1041&lt;/item&gt;&lt;item&gt;1045&lt;/item&gt;&lt;item&gt;1046&lt;/item&gt;&lt;item&gt;1047&lt;/item&gt;&lt;item&gt;1068&lt;/item&gt;&lt;item&gt;1069&lt;/item&gt;&lt;item&gt;1076&lt;/item&gt;&lt;item&gt;1081&lt;/item&gt;&lt;item&gt;1107&lt;/item&gt;&lt;item&gt;1139&lt;/item&gt;&lt;item&gt;1158&lt;/item&gt;&lt;item&gt;1160&lt;/item&gt;&lt;item&gt;1181&lt;/item&gt;&lt;item&gt;1208&lt;/item&gt;&lt;item&gt;1209&lt;/item&gt;&lt;item&gt;1222&lt;/item&gt;&lt;item&gt;1256&lt;/item&gt;&lt;item&gt;1257&lt;/item&gt;&lt;item&gt;1259&lt;/item&gt;&lt;item&gt;1260&lt;/item&gt;&lt;item&gt;1261&lt;/item&gt;&lt;item&gt;1262&lt;/item&gt;&lt;item&gt;1263&lt;/item&gt;&lt;item&gt;1267&lt;/item&gt;&lt;item&gt;1268&lt;/item&gt;&lt;item&gt;1269&lt;/item&gt;&lt;item&gt;1270&lt;/item&gt;&lt;item&gt;1271&lt;/item&gt;&lt;item&gt;1272&lt;/item&gt;&lt;item&gt;1273&lt;/item&gt;&lt;item&gt;1274&lt;/item&gt;&lt;item&gt;1276&lt;/item&gt;&lt;item&gt;1277&lt;/item&gt;&lt;item&gt;1288&lt;/item&gt;&lt;item&gt;1289&lt;/item&gt;&lt;item&gt;1295&lt;/item&gt;&lt;item&gt;1296&lt;/item&gt;&lt;item&gt;1297&lt;/item&gt;&lt;item&gt;1298&lt;/item&gt;&lt;item&gt;1299&lt;/item&gt;&lt;item&gt;1300&lt;/item&gt;&lt;/record-ids&gt;&lt;/item&gt;&lt;/Libraries&gt;"/>
  </w:docVars>
  <w:rsids>
    <w:rsidRoot w:val="009D22D2"/>
    <w:rsid w:val="00003F5C"/>
    <w:rsid w:val="000350D8"/>
    <w:rsid w:val="00044DEF"/>
    <w:rsid w:val="000610FD"/>
    <w:rsid w:val="00080AB6"/>
    <w:rsid w:val="00090DF8"/>
    <w:rsid w:val="0009108B"/>
    <w:rsid w:val="000945A6"/>
    <w:rsid w:val="000A250F"/>
    <w:rsid w:val="000B0DE8"/>
    <w:rsid w:val="000C216F"/>
    <w:rsid w:val="000D007E"/>
    <w:rsid w:val="000D474F"/>
    <w:rsid w:val="000E1901"/>
    <w:rsid w:val="000F2F59"/>
    <w:rsid w:val="000F523A"/>
    <w:rsid w:val="00100C73"/>
    <w:rsid w:val="001042AB"/>
    <w:rsid w:val="00121146"/>
    <w:rsid w:val="00121D7B"/>
    <w:rsid w:val="00132CE7"/>
    <w:rsid w:val="00135E59"/>
    <w:rsid w:val="001504F8"/>
    <w:rsid w:val="00177608"/>
    <w:rsid w:val="001C53EA"/>
    <w:rsid w:val="001C5BCA"/>
    <w:rsid w:val="00202F03"/>
    <w:rsid w:val="00217524"/>
    <w:rsid w:val="00261209"/>
    <w:rsid w:val="002665D5"/>
    <w:rsid w:val="00294925"/>
    <w:rsid w:val="002966D6"/>
    <w:rsid w:val="00297385"/>
    <w:rsid w:val="002A1D56"/>
    <w:rsid w:val="002B32A3"/>
    <w:rsid w:val="002B4FB0"/>
    <w:rsid w:val="002B71EB"/>
    <w:rsid w:val="002C1C8D"/>
    <w:rsid w:val="002D30E1"/>
    <w:rsid w:val="002F279C"/>
    <w:rsid w:val="00303C8B"/>
    <w:rsid w:val="0034353C"/>
    <w:rsid w:val="003628C8"/>
    <w:rsid w:val="0036479A"/>
    <w:rsid w:val="003724FF"/>
    <w:rsid w:val="00373600"/>
    <w:rsid w:val="00375C1A"/>
    <w:rsid w:val="003C4644"/>
    <w:rsid w:val="003D04B1"/>
    <w:rsid w:val="003E0AA7"/>
    <w:rsid w:val="003F1F8A"/>
    <w:rsid w:val="004048BE"/>
    <w:rsid w:val="00405DCC"/>
    <w:rsid w:val="0042183D"/>
    <w:rsid w:val="004321B6"/>
    <w:rsid w:val="00457CB2"/>
    <w:rsid w:val="00480221"/>
    <w:rsid w:val="00490BBC"/>
    <w:rsid w:val="004A2607"/>
    <w:rsid w:val="004A668F"/>
    <w:rsid w:val="004A7198"/>
    <w:rsid w:val="004D049F"/>
    <w:rsid w:val="004D48D5"/>
    <w:rsid w:val="004E0974"/>
    <w:rsid w:val="004E583E"/>
    <w:rsid w:val="00546861"/>
    <w:rsid w:val="0055319B"/>
    <w:rsid w:val="00590154"/>
    <w:rsid w:val="0059443E"/>
    <w:rsid w:val="005E79BA"/>
    <w:rsid w:val="00616CCE"/>
    <w:rsid w:val="00624F76"/>
    <w:rsid w:val="00634429"/>
    <w:rsid w:val="00643747"/>
    <w:rsid w:val="00664AE7"/>
    <w:rsid w:val="00673225"/>
    <w:rsid w:val="00681267"/>
    <w:rsid w:val="006948C4"/>
    <w:rsid w:val="006972BA"/>
    <w:rsid w:val="006A1FA5"/>
    <w:rsid w:val="006B67D3"/>
    <w:rsid w:val="006D6A64"/>
    <w:rsid w:val="006E1C89"/>
    <w:rsid w:val="006E6B7F"/>
    <w:rsid w:val="006F1FAD"/>
    <w:rsid w:val="00724613"/>
    <w:rsid w:val="007311BA"/>
    <w:rsid w:val="00741731"/>
    <w:rsid w:val="00762215"/>
    <w:rsid w:val="00776911"/>
    <w:rsid w:val="00777983"/>
    <w:rsid w:val="00784677"/>
    <w:rsid w:val="00791F6B"/>
    <w:rsid w:val="0079234C"/>
    <w:rsid w:val="00796A6B"/>
    <w:rsid w:val="00797933"/>
    <w:rsid w:val="007C2268"/>
    <w:rsid w:val="007C46F8"/>
    <w:rsid w:val="007E176F"/>
    <w:rsid w:val="00800C55"/>
    <w:rsid w:val="008037B3"/>
    <w:rsid w:val="00834572"/>
    <w:rsid w:val="00856131"/>
    <w:rsid w:val="00874739"/>
    <w:rsid w:val="008920C1"/>
    <w:rsid w:val="00897042"/>
    <w:rsid w:val="008B5655"/>
    <w:rsid w:val="008C1E00"/>
    <w:rsid w:val="008D01BF"/>
    <w:rsid w:val="008D26A8"/>
    <w:rsid w:val="008D6BC6"/>
    <w:rsid w:val="008F7A79"/>
    <w:rsid w:val="00923C1E"/>
    <w:rsid w:val="00926253"/>
    <w:rsid w:val="0094077C"/>
    <w:rsid w:val="00943E71"/>
    <w:rsid w:val="009613B0"/>
    <w:rsid w:val="009979EE"/>
    <w:rsid w:val="009B05AC"/>
    <w:rsid w:val="009B15C7"/>
    <w:rsid w:val="009B5C71"/>
    <w:rsid w:val="009C7927"/>
    <w:rsid w:val="009D22D2"/>
    <w:rsid w:val="009E0B9C"/>
    <w:rsid w:val="00A24361"/>
    <w:rsid w:val="00A2596B"/>
    <w:rsid w:val="00A332B6"/>
    <w:rsid w:val="00A41F42"/>
    <w:rsid w:val="00A54DBE"/>
    <w:rsid w:val="00A60A01"/>
    <w:rsid w:val="00A768CA"/>
    <w:rsid w:val="00AB2BB3"/>
    <w:rsid w:val="00AC2DB7"/>
    <w:rsid w:val="00AE32F7"/>
    <w:rsid w:val="00AE671D"/>
    <w:rsid w:val="00AE6BA1"/>
    <w:rsid w:val="00AF58E3"/>
    <w:rsid w:val="00B20324"/>
    <w:rsid w:val="00B403B8"/>
    <w:rsid w:val="00B67737"/>
    <w:rsid w:val="00B70415"/>
    <w:rsid w:val="00B7289C"/>
    <w:rsid w:val="00BA30F0"/>
    <w:rsid w:val="00BE0508"/>
    <w:rsid w:val="00BE0B60"/>
    <w:rsid w:val="00BF12E7"/>
    <w:rsid w:val="00BF7AF6"/>
    <w:rsid w:val="00C06AF6"/>
    <w:rsid w:val="00C073CE"/>
    <w:rsid w:val="00C17E51"/>
    <w:rsid w:val="00C23027"/>
    <w:rsid w:val="00C25F02"/>
    <w:rsid w:val="00C32B4C"/>
    <w:rsid w:val="00C41C09"/>
    <w:rsid w:val="00C471EB"/>
    <w:rsid w:val="00C50E4B"/>
    <w:rsid w:val="00C51BC0"/>
    <w:rsid w:val="00C51EFC"/>
    <w:rsid w:val="00C53AA6"/>
    <w:rsid w:val="00C67AAE"/>
    <w:rsid w:val="00C71271"/>
    <w:rsid w:val="00CE68A3"/>
    <w:rsid w:val="00D07477"/>
    <w:rsid w:val="00D10F9C"/>
    <w:rsid w:val="00D36FD6"/>
    <w:rsid w:val="00D661B6"/>
    <w:rsid w:val="00D710FD"/>
    <w:rsid w:val="00D82ACF"/>
    <w:rsid w:val="00D86C77"/>
    <w:rsid w:val="00DA0CE4"/>
    <w:rsid w:val="00DB7F25"/>
    <w:rsid w:val="00DC0724"/>
    <w:rsid w:val="00DC3289"/>
    <w:rsid w:val="00DC6DB0"/>
    <w:rsid w:val="00DE4027"/>
    <w:rsid w:val="00E106EB"/>
    <w:rsid w:val="00E13435"/>
    <w:rsid w:val="00E21FDF"/>
    <w:rsid w:val="00E415B5"/>
    <w:rsid w:val="00E549F8"/>
    <w:rsid w:val="00E85853"/>
    <w:rsid w:val="00EA75AB"/>
    <w:rsid w:val="00EB451F"/>
    <w:rsid w:val="00EC5386"/>
    <w:rsid w:val="00EF6F64"/>
    <w:rsid w:val="00F04C34"/>
    <w:rsid w:val="00F1131D"/>
    <w:rsid w:val="00F33F48"/>
    <w:rsid w:val="00F60646"/>
    <w:rsid w:val="00FB0D21"/>
    <w:rsid w:val="00FC5C19"/>
    <w:rsid w:val="00FE0189"/>
    <w:rsid w:val="00FE0260"/>
    <w:rsid w:val="00FE69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351AA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ill Sans" w:eastAsiaTheme="minorEastAsia" w:hAnsi="Gill Sans" w:cs="Gill Sans"/>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1209"/>
    <w:pPr>
      <w:spacing w:line="240" w:lineRule="auto"/>
    </w:pPr>
    <w:rPr>
      <w:rFonts w:ascii="Times New Roman" w:hAnsi="Times New Roman" w:cs="Times New Roman"/>
      <w:color w:val="auto"/>
      <w:sz w:val="24"/>
      <w:szCs w:val="24"/>
      <w:lang w:eastAsia="zh-CN"/>
    </w:rPr>
  </w:style>
  <w:style w:type="paragraph" w:styleId="1">
    <w:name w:val="heading 1"/>
    <w:basedOn w:val="Normal1"/>
    <w:next w:val="Normal1"/>
    <w:rsid w:val="005E79BA"/>
    <w:pPr>
      <w:keepNext/>
      <w:keepLines/>
      <w:widowControl w:val="0"/>
      <w:spacing w:before="200" w:after="80" w:line="265" w:lineRule="auto"/>
      <w:contextualSpacing/>
      <w:outlineLvl w:val="0"/>
    </w:pPr>
    <w:rPr>
      <w:rFonts w:eastAsia="Droid Sans"/>
      <w:color w:val="auto"/>
      <w:sz w:val="32"/>
      <w:szCs w:val="32"/>
    </w:rPr>
  </w:style>
  <w:style w:type="paragraph" w:styleId="2">
    <w:name w:val="heading 2"/>
    <w:basedOn w:val="Normal1"/>
    <w:next w:val="Normal1"/>
    <w:rsid w:val="005E79BA"/>
    <w:pPr>
      <w:keepNext/>
      <w:keepLines/>
      <w:spacing w:before="200"/>
      <w:contextualSpacing/>
      <w:outlineLvl w:val="1"/>
    </w:pPr>
    <w:rPr>
      <w:rFonts w:eastAsia="Trebuchet MS"/>
      <w:sz w:val="26"/>
      <w:szCs w:val="26"/>
    </w:rPr>
  </w:style>
  <w:style w:type="paragraph" w:styleId="3">
    <w:name w:val="heading 3"/>
    <w:basedOn w:val="Normal1"/>
    <w:next w:val="Normal1"/>
    <w:rsid w:val="000350D8"/>
    <w:pPr>
      <w:keepNext/>
      <w:keepLines/>
      <w:spacing w:before="160"/>
      <w:contextualSpacing/>
      <w:outlineLvl w:val="2"/>
    </w:pPr>
    <w:rPr>
      <w:rFonts w:eastAsia="Trebuchet MS"/>
      <w:color w:val="auto"/>
    </w:rPr>
  </w:style>
  <w:style w:type="paragraph" w:styleId="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5E79BA"/>
    <w:pPr>
      <w:jc w:val="both"/>
    </w:pPr>
  </w:style>
  <w:style w:type="table" w:customStyle="1" w:styleId="TableNormal1">
    <w:name w:val="Table Normal1"/>
    <w:tblPr>
      <w:tblCellMar>
        <w:top w:w="0" w:type="dxa"/>
        <w:left w:w="0" w:type="dxa"/>
        <w:bottom w:w="0" w:type="dxa"/>
        <w:right w:w="0" w:type="dxa"/>
      </w:tblCellMar>
    </w:tblPr>
  </w:style>
  <w:style w:type="paragraph" w:styleId="a3">
    <w:name w:val="Title"/>
    <w:basedOn w:val="Normal1"/>
    <w:next w:val="Normal1"/>
    <w:pPr>
      <w:keepNext/>
      <w:keepLines/>
      <w:contextualSpacing/>
    </w:pPr>
    <w:rPr>
      <w:rFonts w:ascii="Trebuchet MS" w:eastAsia="Trebuchet MS" w:hAnsi="Trebuchet MS" w:cs="Trebuchet MS"/>
      <w:sz w:val="42"/>
      <w:szCs w:val="42"/>
    </w:rPr>
  </w:style>
  <w:style w:type="paragraph" w:styleId="a4">
    <w:name w:val="Subtitle"/>
    <w:basedOn w:val="Normal1"/>
    <w:next w:val="Normal1"/>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1"/>
    <w:tblPr>
      <w:tblStyleRowBandSize w:val="1"/>
      <w:tblStyleColBandSize w:val="1"/>
      <w:tblCellMar>
        <w:top w:w="0" w:type="dxa"/>
        <w:left w:w="0" w:type="dxa"/>
        <w:bottom w:w="0" w:type="dxa"/>
        <w:right w:w="0" w:type="dxa"/>
      </w:tblCellMar>
    </w:tblPr>
  </w:style>
  <w:style w:type="table" w:customStyle="1" w:styleId="a6">
    <w:basedOn w:val="TableNormal1"/>
    <w:tblPr>
      <w:tblStyleRowBandSize w:val="1"/>
      <w:tblStyleColBandSize w:val="1"/>
      <w:tblCellMar>
        <w:top w:w="0" w:type="dxa"/>
        <w:left w:w="0" w:type="dxa"/>
        <w:bottom w:w="0" w:type="dxa"/>
        <w:right w:w="0" w:type="dxa"/>
      </w:tblCellMar>
    </w:tblPr>
  </w:style>
  <w:style w:type="table" w:customStyle="1" w:styleId="a7">
    <w:basedOn w:val="TableNormal1"/>
    <w:tblPr>
      <w:tblStyleRowBandSize w:val="1"/>
      <w:tblStyleColBandSize w:val="1"/>
      <w:tblCellMar>
        <w:top w:w="0" w:type="dxa"/>
        <w:left w:w="0" w:type="dxa"/>
        <w:bottom w:w="0" w:type="dxa"/>
        <w:right w:w="0" w:type="dxa"/>
      </w:tblCellMar>
    </w:tblPr>
  </w:style>
  <w:style w:type="table" w:customStyle="1" w:styleId="a8">
    <w:basedOn w:val="TableNormal1"/>
    <w:tblPr>
      <w:tblStyleRowBandSize w:val="1"/>
      <w:tblStyleColBandSize w:val="1"/>
      <w:tblCellMar>
        <w:top w:w="0" w:type="dxa"/>
        <w:left w:w="0" w:type="dxa"/>
        <w:bottom w:w="0" w:type="dxa"/>
        <w:right w:w="0" w:type="dxa"/>
      </w:tblCellMar>
    </w:tblPr>
  </w:style>
  <w:style w:type="paragraph" w:styleId="a9">
    <w:name w:val="annotation text"/>
    <w:basedOn w:val="a"/>
    <w:link w:val="aa"/>
    <w:uiPriority w:val="99"/>
    <w:semiHidden/>
    <w:unhideWhenUsed/>
    <w:pPr>
      <w:widowControl w:val="0"/>
      <w:spacing w:line="276" w:lineRule="auto"/>
    </w:pPr>
    <w:rPr>
      <w:rFonts w:ascii="Gill Sans" w:hAnsi="Gill Sans" w:cs="Gill Sans"/>
      <w:color w:val="000000"/>
      <w:sz w:val="22"/>
      <w:szCs w:val="22"/>
      <w:lang w:eastAsia="ja-JP"/>
    </w:rPr>
  </w:style>
  <w:style w:type="character" w:customStyle="1" w:styleId="aa">
    <w:name w:val="コメント文字列 (文字)"/>
    <w:basedOn w:val="a0"/>
    <w:link w:val="a9"/>
    <w:uiPriority w:val="99"/>
    <w:semiHidden/>
  </w:style>
  <w:style w:type="character" w:styleId="ab">
    <w:name w:val="annotation reference"/>
    <w:basedOn w:val="a0"/>
    <w:uiPriority w:val="99"/>
    <w:semiHidden/>
    <w:unhideWhenUsed/>
    <w:rPr>
      <w:sz w:val="18"/>
      <w:szCs w:val="18"/>
    </w:rPr>
  </w:style>
  <w:style w:type="paragraph" w:styleId="ac">
    <w:name w:val="Balloon Text"/>
    <w:basedOn w:val="a"/>
    <w:link w:val="ad"/>
    <w:uiPriority w:val="99"/>
    <w:semiHidden/>
    <w:unhideWhenUsed/>
    <w:rsid w:val="00294925"/>
    <w:pPr>
      <w:widowControl w:val="0"/>
      <w:jc w:val="both"/>
    </w:pPr>
    <w:rPr>
      <w:rFonts w:ascii="ヒラギノ角ゴ ProN W3" w:eastAsia="ヒラギノ角ゴ ProN W3" w:hAnsi="Gill Sans" w:cs="Gill Sans"/>
      <w:color w:val="000000"/>
      <w:sz w:val="18"/>
      <w:szCs w:val="18"/>
      <w:lang w:eastAsia="ja-JP"/>
    </w:rPr>
  </w:style>
  <w:style w:type="character" w:customStyle="1" w:styleId="ad">
    <w:name w:val="吹き出し (文字)"/>
    <w:basedOn w:val="a0"/>
    <w:link w:val="ac"/>
    <w:uiPriority w:val="99"/>
    <w:semiHidden/>
    <w:rsid w:val="00294925"/>
    <w:rPr>
      <w:rFonts w:ascii="ヒラギノ角ゴ ProN W3" w:eastAsia="ヒラギノ角ゴ ProN W3"/>
      <w:sz w:val="18"/>
      <w:szCs w:val="18"/>
    </w:rPr>
  </w:style>
  <w:style w:type="character" w:styleId="ae">
    <w:name w:val="line number"/>
    <w:basedOn w:val="a0"/>
    <w:uiPriority w:val="99"/>
    <w:semiHidden/>
    <w:unhideWhenUsed/>
    <w:rsid w:val="00874739"/>
  </w:style>
  <w:style w:type="paragraph" w:styleId="Web">
    <w:name w:val="Normal (Web)"/>
    <w:basedOn w:val="a"/>
    <w:uiPriority w:val="99"/>
    <w:semiHidden/>
    <w:unhideWhenUsed/>
    <w:rsid w:val="00121D7B"/>
    <w:pPr>
      <w:spacing w:before="100" w:beforeAutospacing="1" w:after="100" w:afterAutospacing="1"/>
    </w:pPr>
    <w:rPr>
      <w:rFonts w:ascii="Times" w:hAnsi="Times"/>
      <w:sz w:val="20"/>
      <w:szCs w:val="20"/>
      <w:lang w:eastAsia="ja-JP"/>
    </w:rPr>
  </w:style>
  <w:style w:type="character" w:styleId="af">
    <w:name w:val="Hyperlink"/>
    <w:basedOn w:val="a0"/>
    <w:uiPriority w:val="99"/>
    <w:unhideWhenUsed/>
    <w:rsid w:val="00121D7B"/>
    <w:rPr>
      <w:color w:val="0000FF"/>
      <w:u w:val="single"/>
    </w:rPr>
  </w:style>
  <w:style w:type="paragraph" w:styleId="af0">
    <w:name w:val="header"/>
    <w:basedOn w:val="a"/>
    <w:link w:val="af1"/>
    <w:uiPriority w:val="99"/>
    <w:unhideWhenUsed/>
    <w:rsid w:val="00590154"/>
    <w:pPr>
      <w:widowControl w:val="0"/>
      <w:tabs>
        <w:tab w:val="center" w:pos="4252"/>
        <w:tab w:val="right" w:pos="8504"/>
      </w:tabs>
      <w:snapToGrid w:val="0"/>
      <w:spacing w:line="276" w:lineRule="auto"/>
      <w:jc w:val="both"/>
    </w:pPr>
    <w:rPr>
      <w:rFonts w:ascii="Gill Sans" w:hAnsi="Gill Sans" w:cs="Gill Sans"/>
      <w:color w:val="000000"/>
      <w:sz w:val="22"/>
      <w:szCs w:val="22"/>
      <w:lang w:eastAsia="ja-JP"/>
    </w:rPr>
  </w:style>
  <w:style w:type="character" w:customStyle="1" w:styleId="af1">
    <w:name w:val="ヘッダー (文字)"/>
    <w:basedOn w:val="a0"/>
    <w:link w:val="af0"/>
    <w:uiPriority w:val="99"/>
    <w:rsid w:val="00590154"/>
  </w:style>
  <w:style w:type="paragraph" w:styleId="af2">
    <w:name w:val="footer"/>
    <w:basedOn w:val="a"/>
    <w:link w:val="af3"/>
    <w:uiPriority w:val="99"/>
    <w:unhideWhenUsed/>
    <w:rsid w:val="00590154"/>
    <w:pPr>
      <w:widowControl w:val="0"/>
      <w:tabs>
        <w:tab w:val="center" w:pos="4252"/>
        <w:tab w:val="right" w:pos="8504"/>
      </w:tabs>
      <w:snapToGrid w:val="0"/>
      <w:spacing w:line="276" w:lineRule="auto"/>
      <w:jc w:val="both"/>
    </w:pPr>
    <w:rPr>
      <w:rFonts w:ascii="Gill Sans" w:hAnsi="Gill Sans" w:cs="Gill Sans"/>
      <w:color w:val="000000"/>
      <w:sz w:val="22"/>
      <w:szCs w:val="22"/>
      <w:lang w:eastAsia="ja-JP"/>
    </w:rPr>
  </w:style>
  <w:style w:type="character" w:customStyle="1" w:styleId="af3">
    <w:name w:val="フッター (文字)"/>
    <w:basedOn w:val="a0"/>
    <w:link w:val="af2"/>
    <w:uiPriority w:val="99"/>
    <w:rsid w:val="00590154"/>
  </w:style>
  <w:style w:type="paragraph" w:styleId="af4">
    <w:name w:val="caption"/>
    <w:basedOn w:val="a"/>
    <w:next w:val="a"/>
    <w:uiPriority w:val="35"/>
    <w:unhideWhenUsed/>
    <w:qFormat/>
    <w:rsid w:val="00C471EB"/>
    <w:pPr>
      <w:widowControl w:val="0"/>
      <w:spacing w:line="276" w:lineRule="auto"/>
      <w:jc w:val="both"/>
    </w:pPr>
    <w:rPr>
      <w:rFonts w:asciiTheme="majorHAnsi" w:hAnsiTheme="majorHAnsi" w:cstheme="majorHAnsi"/>
      <w:b/>
      <w:bCs/>
      <w:color w:val="000000"/>
      <w:sz w:val="21"/>
      <w:szCs w:val="21"/>
      <w:lang w:eastAsia="ja-JP"/>
    </w:rPr>
  </w:style>
  <w:style w:type="paragraph" w:styleId="af5">
    <w:name w:val="annotation subject"/>
    <w:basedOn w:val="a9"/>
    <w:next w:val="a9"/>
    <w:link w:val="af6"/>
    <w:uiPriority w:val="99"/>
    <w:semiHidden/>
    <w:unhideWhenUsed/>
    <w:rsid w:val="00777983"/>
    <w:rPr>
      <w:b/>
      <w:bCs/>
    </w:rPr>
  </w:style>
  <w:style w:type="character" w:customStyle="1" w:styleId="af6">
    <w:name w:val="コメント内容 (文字)"/>
    <w:basedOn w:val="aa"/>
    <w:link w:val="af5"/>
    <w:uiPriority w:val="99"/>
    <w:semiHidden/>
    <w:rsid w:val="00777983"/>
    <w:rPr>
      <w:b/>
      <w:bCs/>
    </w:rPr>
  </w:style>
  <w:style w:type="paragraph" w:customStyle="1" w:styleId="EndNoteBibliographyTitle">
    <w:name w:val="EndNote Bibliography Title"/>
    <w:basedOn w:val="a"/>
    <w:rsid w:val="00217524"/>
    <w:pPr>
      <w:widowControl w:val="0"/>
      <w:spacing w:line="276" w:lineRule="auto"/>
      <w:jc w:val="center"/>
    </w:pPr>
    <w:rPr>
      <w:rFonts w:ascii="Gill Sans" w:hAnsi="Gill Sans" w:cs="Gill Sans"/>
      <w:color w:val="000000"/>
      <w:sz w:val="22"/>
      <w:szCs w:val="22"/>
      <w:lang w:eastAsia="ja-JP"/>
    </w:rPr>
  </w:style>
  <w:style w:type="paragraph" w:customStyle="1" w:styleId="EndNoteBibliography">
    <w:name w:val="EndNote Bibliography"/>
    <w:basedOn w:val="a"/>
    <w:rsid w:val="00217524"/>
    <w:pPr>
      <w:widowControl w:val="0"/>
      <w:jc w:val="both"/>
    </w:pPr>
    <w:rPr>
      <w:rFonts w:ascii="Gill Sans" w:hAnsi="Gill Sans" w:cs="Gill Sans"/>
      <w:color w:val="000000"/>
      <w:sz w:val="22"/>
      <w:szCs w:val="22"/>
      <w:lang w:eastAsia="ja-JP"/>
    </w:rPr>
  </w:style>
  <w:style w:type="paragraph" w:styleId="af7">
    <w:name w:val="List Paragraph"/>
    <w:basedOn w:val="a"/>
    <w:uiPriority w:val="34"/>
    <w:qFormat/>
    <w:rsid w:val="004A668F"/>
    <w:pPr>
      <w:widowControl w:val="0"/>
      <w:spacing w:line="276" w:lineRule="auto"/>
      <w:ind w:leftChars="400" w:left="960"/>
      <w:jc w:val="both"/>
    </w:pPr>
    <w:rPr>
      <w:rFonts w:ascii="Gill Sans" w:hAnsi="Gill Sans" w:cs="Gill Sans"/>
      <w:color w:val="000000"/>
      <w:sz w:val="22"/>
      <w:szCs w:val="22"/>
      <w:lang w:eastAsia="ja-JP"/>
    </w:rPr>
  </w:style>
  <w:style w:type="paragraph" w:styleId="af8">
    <w:name w:val="table of figures"/>
    <w:basedOn w:val="a"/>
    <w:next w:val="a"/>
    <w:uiPriority w:val="99"/>
    <w:unhideWhenUsed/>
    <w:rsid w:val="00A768CA"/>
    <w:pPr>
      <w:widowControl w:val="0"/>
      <w:spacing w:line="276" w:lineRule="auto"/>
      <w:ind w:leftChars="200" w:left="200" w:hangingChars="200" w:hanging="200"/>
      <w:jc w:val="both"/>
    </w:pPr>
    <w:rPr>
      <w:rFonts w:ascii="Gill Sans" w:hAnsi="Gill Sans" w:cs="Gill Sans"/>
      <w:color w:val="000000"/>
      <w:sz w:val="22"/>
      <w:szCs w:val="22"/>
      <w:lang w:eastAsia="ja-JP"/>
    </w:rPr>
  </w:style>
  <w:style w:type="paragraph" w:styleId="af9">
    <w:name w:val="TOC Heading"/>
    <w:basedOn w:val="1"/>
    <w:next w:val="a"/>
    <w:uiPriority w:val="39"/>
    <w:unhideWhenUsed/>
    <w:qFormat/>
    <w:rsid w:val="00897042"/>
    <w:pPr>
      <w:widowControl/>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semiHidden/>
    <w:unhideWhenUsed/>
    <w:rsid w:val="00897042"/>
    <w:pPr>
      <w:widowControl w:val="0"/>
      <w:spacing w:before="240" w:after="120" w:line="276" w:lineRule="auto"/>
    </w:pPr>
    <w:rPr>
      <w:rFonts w:asciiTheme="minorHAnsi" w:hAnsiTheme="minorHAnsi" w:cs="Gill Sans"/>
      <w:b/>
      <w:caps/>
      <w:color w:val="000000"/>
      <w:sz w:val="22"/>
      <w:szCs w:val="22"/>
      <w:u w:val="single"/>
      <w:lang w:eastAsia="ja-JP"/>
    </w:rPr>
  </w:style>
  <w:style w:type="paragraph" w:styleId="20">
    <w:name w:val="toc 2"/>
    <w:basedOn w:val="a"/>
    <w:next w:val="a"/>
    <w:autoRedefine/>
    <w:uiPriority w:val="39"/>
    <w:semiHidden/>
    <w:unhideWhenUsed/>
    <w:rsid w:val="00897042"/>
    <w:pPr>
      <w:widowControl w:val="0"/>
      <w:spacing w:line="276" w:lineRule="auto"/>
    </w:pPr>
    <w:rPr>
      <w:rFonts w:asciiTheme="minorHAnsi" w:hAnsiTheme="minorHAnsi" w:cs="Gill Sans"/>
      <w:b/>
      <w:smallCaps/>
      <w:color w:val="000000"/>
      <w:sz w:val="22"/>
      <w:szCs w:val="22"/>
      <w:lang w:eastAsia="ja-JP"/>
    </w:rPr>
  </w:style>
  <w:style w:type="paragraph" w:styleId="30">
    <w:name w:val="toc 3"/>
    <w:basedOn w:val="a"/>
    <w:next w:val="a"/>
    <w:autoRedefine/>
    <w:uiPriority w:val="39"/>
    <w:semiHidden/>
    <w:unhideWhenUsed/>
    <w:rsid w:val="00897042"/>
    <w:pPr>
      <w:widowControl w:val="0"/>
      <w:spacing w:line="276" w:lineRule="auto"/>
    </w:pPr>
    <w:rPr>
      <w:rFonts w:asciiTheme="minorHAnsi" w:hAnsiTheme="minorHAnsi" w:cs="Gill Sans"/>
      <w:smallCaps/>
      <w:color w:val="000000"/>
      <w:sz w:val="22"/>
      <w:szCs w:val="22"/>
      <w:lang w:eastAsia="ja-JP"/>
    </w:rPr>
  </w:style>
  <w:style w:type="paragraph" w:styleId="40">
    <w:name w:val="toc 4"/>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50">
    <w:name w:val="toc 5"/>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60">
    <w:name w:val="toc 6"/>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7">
    <w:name w:val="toc 7"/>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8">
    <w:name w:val="toc 8"/>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9">
    <w:name w:val="toc 9"/>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afa">
    <w:name w:val="Revision"/>
    <w:hidden/>
    <w:uiPriority w:val="99"/>
    <w:semiHidden/>
    <w:rsid w:val="001504F8"/>
    <w:pPr>
      <w:spacing w:line="240" w:lineRule="auto"/>
    </w:pPr>
    <w:rPr>
      <w:rFonts w:ascii="Times New Roman" w:hAnsi="Times New Roman" w:cs="Times New Roman"/>
      <w:color w:val="auto"/>
      <w:sz w:val="24"/>
      <w:szCs w:val="24"/>
      <w:lang w:eastAsia="zh-CN"/>
    </w:rPr>
  </w:style>
  <w:style w:type="character" w:customStyle="1" w:styleId="s1">
    <w:name w:val="s1"/>
    <w:basedOn w:val="a0"/>
    <w:rsid w:val="00FE026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ill Sans" w:eastAsiaTheme="minorEastAsia" w:hAnsi="Gill Sans" w:cs="Gill Sans"/>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1209"/>
    <w:pPr>
      <w:spacing w:line="240" w:lineRule="auto"/>
    </w:pPr>
    <w:rPr>
      <w:rFonts w:ascii="Times New Roman" w:hAnsi="Times New Roman" w:cs="Times New Roman"/>
      <w:color w:val="auto"/>
      <w:sz w:val="24"/>
      <w:szCs w:val="24"/>
      <w:lang w:eastAsia="zh-CN"/>
    </w:rPr>
  </w:style>
  <w:style w:type="paragraph" w:styleId="1">
    <w:name w:val="heading 1"/>
    <w:basedOn w:val="Normal1"/>
    <w:next w:val="Normal1"/>
    <w:rsid w:val="005E79BA"/>
    <w:pPr>
      <w:keepNext/>
      <w:keepLines/>
      <w:widowControl w:val="0"/>
      <w:spacing w:before="200" w:after="80" w:line="265" w:lineRule="auto"/>
      <w:contextualSpacing/>
      <w:outlineLvl w:val="0"/>
    </w:pPr>
    <w:rPr>
      <w:rFonts w:eastAsia="Droid Sans"/>
      <w:color w:val="auto"/>
      <w:sz w:val="32"/>
      <w:szCs w:val="32"/>
    </w:rPr>
  </w:style>
  <w:style w:type="paragraph" w:styleId="2">
    <w:name w:val="heading 2"/>
    <w:basedOn w:val="Normal1"/>
    <w:next w:val="Normal1"/>
    <w:rsid w:val="005E79BA"/>
    <w:pPr>
      <w:keepNext/>
      <w:keepLines/>
      <w:spacing w:before="200"/>
      <w:contextualSpacing/>
      <w:outlineLvl w:val="1"/>
    </w:pPr>
    <w:rPr>
      <w:rFonts w:eastAsia="Trebuchet MS"/>
      <w:sz w:val="26"/>
      <w:szCs w:val="26"/>
    </w:rPr>
  </w:style>
  <w:style w:type="paragraph" w:styleId="3">
    <w:name w:val="heading 3"/>
    <w:basedOn w:val="Normal1"/>
    <w:next w:val="Normal1"/>
    <w:rsid w:val="000350D8"/>
    <w:pPr>
      <w:keepNext/>
      <w:keepLines/>
      <w:spacing w:before="160"/>
      <w:contextualSpacing/>
      <w:outlineLvl w:val="2"/>
    </w:pPr>
    <w:rPr>
      <w:rFonts w:eastAsia="Trebuchet MS"/>
      <w:color w:val="auto"/>
    </w:rPr>
  </w:style>
  <w:style w:type="paragraph" w:styleId="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5E79BA"/>
    <w:pPr>
      <w:jc w:val="both"/>
    </w:pPr>
  </w:style>
  <w:style w:type="table" w:customStyle="1" w:styleId="TableNormal1">
    <w:name w:val="Table Normal1"/>
    <w:tblPr>
      <w:tblCellMar>
        <w:top w:w="0" w:type="dxa"/>
        <w:left w:w="0" w:type="dxa"/>
        <w:bottom w:w="0" w:type="dxa"/>
        <w:right w:w="0" w:type="dxa"/>
      </w:tblCellMar>
    </w:tblPr>
  </w:style>
  <w:style w:type="paragraph" w:styleId="a3">
    <w:name w:val="Title"/>
    <w:basedOn w:val="Normal1"/>
    <w:next w:val="Normal1"/>
    <w:pPr>
      <w:keepNext/>
      <w:keepLines/>
      <w:contextualSpacing/>
    </w:pPr>
    <w:rPr>
      <w:rFonts w:ascii="Trebuchet MS" w:eastAsia="Trebuchet MS" w:hAnsi="Trebuchet MS" w:cs="Trebuchet MS"/>
      <w:sz w:val="42"/>
      <w:szCs w:val="42"/>
    </w:rPr>
  </w:style>
  <w:style w:type="paragraph" w:styleId="a4">
    <w:name w:val="Subtitle"/>
    <w:basedOn w:val="Normal1"/>
    <w:next w:val="Normal1"/>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1"/>
    <w:tblPr>
      <w:tblStyleRowBandSize w:val="1"/>
      <w:tblStyleColBandSize w:val="1"/>
      <w:tblCellMar>
        <w:top w:w="0" w:type="dxa"/>
        <w:left w:w="0" w:type="dxa"/>
        <w:bottom w:w="0" w:type="dxa"/>
        <w:right w:w="0" w:type="dxa"/>
      </w:tblCellMar>
    </w:tblPr>
  </w:style>
  <w:style w:type="table" w:customStyle="1" w:styleId="a6">
    <w:basedOn w:val="TableNormal1"/>
    <w:tblPr>
      <w:tblStyleRowBandSize w:val="1"/>
      <w:tblStyleColBandSize w:val="1"/>
      <w:tblCellMar>
        <w:top w:w="0" w:type="dxa"/>
        <w:left w:w="0" w:type="dxa"/>
        <w:bottom w:w="0" w:type="dxa"/>
        <w:right w:w="0" w:type="dxa"/>
      </w:tblCellMar>
    </w:tblPr>
  </w:style>
  <w:style w:type="table" w:customStyle="1" w:styleId="a7">
    <w:basedOn w:val="TableNormal1"/>
    <w:tblPr>
      <w:tblStyleRowBandSize w:val="1"/>
      <w:tblStyleColBandSize w:val="1"/>
      <w:tblCellMar>
        <w:top w:w="0" w:type="dxa"/>
        <w:left w:w="0" w:type="dxa"/>
        <w:bottom w:w="0" w:type="dxa"/>
        <w:right w:w="0" w:type="dxa"/>
      </w:tblCellMar>
    </w:tblPr>
  </w:style>
  <w:style w:type="table" w:customStyle="1" w:styleId="a8">
    <w:basedOn w:val="TableNormal1"/>
    <w:tblPr>
      <w:tblStyleRowBandSize w:val="1"/>
      <w:tblStyleColBandSize w:val="1"/>
      <w:tblCellMar>
        <w:top w:w="0" w:type="dxa"/>
        <w:left w:w="0" w:type="dxa"/>
        <w:bottom w:w="0" w:type="dxa"/>
        <w:right w:w="0" w:type="dxa"/>
      </w:tblCellMar>
    </w:tblPr>
  </w:style>
  <w:style w:type="paragraph" w:styleId="a9">
    <w:name w:val="annotation text"/>
    <w:basedOn w:val="a"/>
    <w:link w:val="aa"/>
    <w:uiPriority w:val="99"/>
    <w:semiHidden/>
    <w:unhideWhenUsed/>
    <w:pPr>
      <w:widowControl w:val="0"/>
      <w:spacing w:line="276" w:lineRule="auto"/>
    </w:pPr>
    <w:rPr>
      <w:rFonts w:ascii="Gill Sans" w:hAnsi="Gill Sans" w:cs="Gill Sans"/>
      <w:color w:val="000000"/>
      <w:sz w:val="22"/>
      <w:szCs w:val="22"/>
      <w:lang w:eastAsia="ja-JP"/>
    </w:rPr>
  </w:style>
  <w:style w:type="character" w:customStyle="1" w:styleId="aa">
    <w:name w:val="コメント文字列 (文字)"/>
    <w:basedOn w:val="a0"/>
    <w:link w:val="a9"/>
    <w:uiPriority w:val="99"/>
    <w:semiHidden/>
  </w:style>
  <w:style w:type="character" w:styleId="ab">
    <w:name w:val="annotation reference"/>
    <w:basedOn w:val="a0"/>
    <w:uiPriority w:val="99"/>
    <w:semiHidden/>
    <w:unhideWhenUsed/>
    <w:rPr>
      <w:sz w:val="18"/>
      <w:szCs w:val="18"/>
    </w:rPr>
  </w:style>
  <w:style w:type="paragraph" w:styleId="ac">
    <w:name w:val="Balloon Text"/>
    <w:basedOn w:val="a"/>
    <w:link w:val="ad"/>
    <w:uiPriority w:val="99"/>
    <w:semiHidden/>
    <w:unhideWhenUsed/>
    <w:rsid w:val="00294925"/>
    <w:pPr>
      <w:widowControl w:val="0"/>
      <w:jc w:val="both"/>
    </w:pPr>
    <w:rPr>
      <w:rFonts w:ascii="ヒラギノ角ゴ ProN W3" w:eastAsia="ヒラギノ角ゴ ProN W3" w:hAnsi="Gill Sans" w:cs="Gill Sans"/>
      <w:color w:val="000000"/>
      <w:sz w:val="18"/>
      <w:szCs w:val="18"/>
      <w:lang w:eastAsia="ja-JP"/>
    </w:rPr>
  </w:style>
  <w:style w:type="character" w:customStyle="1" w:styleId="ad">
    <w:name w:val="吹き出し (文字)"/>
    <w:basedOn w:val="a0"/>
    <w:link w:val="ac"/>
    <w:uiPriority w:val="99"/>
    <w:semiHidden/>
    <w:rsid w:val="00294925"/>
    <w:rPr>
      <w:rFonts w:ascii="ヒラギノ角ゴ ProN W3" w:eastAsia="ヒラギノ角ゴ ProN W3"/>
      <w:sz w:val="18"/>
      <w:szCs w:val="18"/>
    </w:rPr>
  </w:style>
  <w:style w:type="character" w:styleId="ae">
    <w:name w:val="line number"/>
    <w:basedOn w:val="a0"/>
    <w:uiPriority w:val="99"/>
    <w:semiHidden/>
    <w:unhideWhenUsed/>
    <w:rsid w:val="00874739"/>
  </w:style>
  <w:style w:type="paragraph" w:styleId="Web">
    <w:name w:val="Normal (Web)"/>
    <w:basedOn w:val="a"/>
    <w:uiPriority w:val="99"/>
    <w:semiHidden/>
    <w:unhideWhenUsed/>
    <w:rsid w:val="00121D7B"/>
    <w:pPr>
      <w:spacing w:before="100" w:beforeAutospacing="1" w:after="100" w:afterAutospacing="1"/>
    </w:pPr>
    <w:rPr>
      <w:rFonts w:ascii="Times" w:hAnsi="Times"/>
      <w:sz w:val="20"/>
      <w:szCs w:val="20"/>
      <w:lang w:eastAsia="ja-JP"/>
    </w:rPr>
  </w:style>
  <w:style w:type="character" w:styleId="af">
    <w:name w:val="Hyperlink"/>
    <w:basedOn w:val="a0"/>
    <w:uiPriority w:val="99"/>
    <w:unhideWhenUsed/>
    <w:rsid w:val="00121D7B"/>
    <w:rPr>
      <w:color w:val="0000FF"/>
      <w:u w:val="single"/>
    </w:rPr>
  </w:style>
  <w:style w:type="paragraph" w:styleId="af0">
    <w:name w:val="header"/>
    <w:basedOn w:val="a"/>
    <w:link w:val="af1"/>
    <w:uiPriority w:val="99"/>
    <w:unhideWhenUsed/>
    <w:rsid w:val="00590154"/>
    <w:pPr>
      <w:widowControl w:val="0"/>
      <w:tabs>
        <w:tab w:val="center" w:pos="4252"/>
        <w:tab w:val="right" w:pos="8504"/>
      </w:tabs>
      <w:snapToGrid w:val="0"/>
      <w:spacing w:line="276" w:lineRule="auto"/>
      <w:jc w:val="both"/>
    </w:pPr>
    <w:rPr>
      <w:rFonts w:ascii="Gill Sans" w:hAnsi="Gill Sans" w:cs="Gill Sans"/>
      <w:color w:val="000000"/>
      <w:sz w:val="22"/>
      <w:szCs w:val="22"/>
      <w:lang w:eastAsia="ja-JP"/>
    </w:rPr>
  </w:style>
  <w:style w:type="character" w:customStyle="1" w:styleId="af1">
    <w:name w:val="ヘッダー (文字)"/>
    <w:basedOn w:val="a0"/>
    <w:link w:val="af0"/>
    <w:uiPriority w:val="99"/>
    <w:rsid w:val="00590154"/>
  </w:style>
  <w:style w:type="paragraph" w:styleId="af2">
    <w:name w:val="footer"/>
    <w:basedOn w:val="a"/>
    <w:link w:val="af3"/>
    <w:uiPriority w:val="99"/>
    <w:unhideWhenUsed/>
    <w:rsid w:val="00590154"/>
    <w:pPr>
      <w:widowControl w:val="0"/>
      <w:tabs>
        <w:tab w:val="center" w:pos="4252"/>
        <w:tab w:val="right" w:pos="8504"/>
      </w:tabs>
      <w:snapToGrid w:val="0"/>
      <w:spacing w:line="276" w:lineRule="auto"/>
      <w:jc w:val="both"/>
    </w:pPr>
    <w:rPr>
      <w:rFonts w:ascii="Gill Sans" w:hAnsi="Gill Sans" w:cs="Gill Sans"/>
      <w:color w:val="000000"/>
      <w:sz w:val="22"/>
      <w:szCs w:val="22"/>
      <w:lang w:eastAsia="ja-JP"/>
    </w:rPr>
  </w:style>
  <w:style w:type="character" w:customStyle="1" w:styleId="af3">
    <w:name w:val="フッター (文字)"/>
    <w:basedOn w:val="a0"/>
    <w:link w:val="af2"/>
    <w:uiPriority w:val="99"/>
    <w:rsid w:val="00590154"/>
  </w:style>
  <w:style w:type="paragraph" w:styleId="af4">
    <w:name w:val="caption"/>
    <w:basedOn w:val="a"/>
    <w:next w:val="a"/>
    <w:uiPriority w:val="35"/>
    <w:unhideWhenUsed/>
    <w:qFormat/>
    <w:rsid w:val="00C471EB"/>
    <w:pPr>
      <w:widowControl w:val="0"/>
      <w:spacing w:line="276" w:lineRule="auto"/>
      <w:jc w:val="both"/>
    </w:pPr>
    <w:rPr>
      <w:rFonts w:asciiTheme="majorHAnsi" w:hAnsiTheme="majorHAnsi" w:cstheme="majorHAnsi"/>
      <w:b/>
      <w:bCs/>
      <w:color w:val="000000"/>
      <w:sz w:val="21"/>
      <w:szCs w:val="21"/>
      <w:lang w:eastAsia="ja-JP"/>
    </w:rPr>
  </w:style>
  <w:style w:type="paragraph" w:styleId="af5">
    <w:name w:val="annotation subject"/>
    <w:basedOn w:val="a9"/>
    <w:next w:val="a9"/>
    <w:link w:val="af6"/>
    <w:uiPriority w:val="99"/>
    <w:semiHidden/>
    <w:unhideWhenUsed/>
    <w:rsid w:val="00777983"/>
    <w:rPr>
      <w:b/>
      <w:bCs/>
    </w:rPr>
  </w:style>
  <w:style w:type="character" w:customStyle="1" w:styleId="af6">
    <w:name w:val="コメント内容 (文字)"/>
    <w:basedOn w:val="aa"/>
    <w:link w:val="af5"/>
    <w:uiPriority w:val="99"/>
    <w:semiHidden/>
    <w:rsid w:val="00777983"/>
    <w:rPr>
      <w:b/>
      <w:bCs/>
    </w:rPr>
  </w:style>
  <w:style w:type="paragraph" w:customStyle="1" w:styleId="EndNoteBibliographyTitle">
    <w:name w:val="EndNote Bibliography Title"/>
    <w:basedOn w:val="a"/>
    <w:rsid w:val="00217524"/>
    <w:pPr>
      <w:widowControl w:val="0"/>
      <w:spacing w:line="276" w:lineRule="auto"/>
      <w:jc w:val="center"/>
    </w:pPr>
    <w:rPr>
      <w:rFonts w:ascii="Gill Sans" w:hAnsi="Gill Sans" w:cs="Gill Sans"/>
      <w:color w:val="000000"/>
      <w:sz w:val="22"/>
      <w:szCs w:val="22"/>
      <w:lang w:eastAsia="ja-JP"/>
    </w:rPr>
  </w:style>
  <w:style w:type="paragraph" w:customStyle="1" w:styleId="EndNoteBibliography">
    <w:name w:val="EndNote Bibliography"/>
    <w:basedOn w:val="a"/>
    <w:rsid w:val="00217524"/>
    <w:pPr>
      <w:widowControl w:val="0"/>
      <w:jc w:val="both"/>
    </w:pPr>
    <w:rPr>
      <w:rFonts w:ascii="Gill Sans" w:hAnsi="Gill Sans" w:cs="Gill Sans"/>
      <w:color w:val="000000"/>
      <w:sz w:val="22"/>
      <w:szCs w:val="22"/>
      <w:lang w:eastAsia="ja-JP"/>
    </w:rPr>
  </w:style>
  <w:style w:type="paragraph" w:styleId="af7">
    <w:name w:val="List Paragraph"/>
    <w:basedOn w:val="a"/>
    <w:uiPriority w:val="34"/>
    <w:qFormat/>
    <w:rsid w:val="004A668F"/>
    <w:pPr>
      <w:widowControl w:val="0"/>
      <w:spacing w:line="276" w:lineRule="auto"/>
      <w:ind w:leftChars="400" w:left="960"/>
      <w:jc w:val="both"/>
    </w:pPr>
    <w:rPr>
      <w:rFonts w:ascii="Gill Sans" w:hAnsi="Gill Sans" w:cs="Gill Sans"/>
      <w:color w:val="000000"/>
      <w:sz w:val="22"/>
      <w:szCs w:val="22"/>
      <w:lang w:eastAsia="ja-JP"/>
    </w:rPr>
  </w:style>
  <w:style w:type="paragraph" w:styleId="af8">
    <w:name w:val="table of figures"/>
    <w:basedOn w:val="a"/>
    <w:next w:val="a"/>
    <w:uiPriority w:val="99"/>
    <w:unhideWhenUsed/>
    <w:rsid w:val="00A768CA"/>
    <w:pPr>
      <w:widowControl w:val="0"/>
      <w:spacing w:line="276" w:lineRule="auto"/>
      <w:ind w:leftChars="200" w:left="200" w:hangingChars="200" w:hanging="200"/>
      <w:jc w:val="both"/>
    </w:pPr>
    <w:rPr>
      <w:rFonts w:ascii="Gill Sans" w:hAnsi="Gill Sans" w:cs="Gill Sans"/>
      <w:color w:val="000000"/>
      <w:sz w:val="22"/>
      <w:szCs w:val="22"/>
      <w:lang w:eastAsia="ja-JP"/>
    </w:rPr>
  </w:style>
  <w:style w:type="paragraph" w:styleId="af9">
    <w:name w:val="TOC Heading"/>
    <w:basedOn w:val="1"/>
    <w:next w:val="a"/>
    <w:uiPriority w:val="39"/>
    <w:unhideWhenUsed/>
    <w:qFormat/>
    <w:rsid w:val="00897042"/>
    <w:pPr>
      <w:widowControl/>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semiHidden/>
    <w:unhideWhenUsed/>
    <w:rsid w:val="00897042"/>
    <w:pPr>
      <w:widowControl w:val="0"/>
      <w:spacing w:before="240" w:after="120" w:line="276" w:lineRule="auto"/>
    </w:pPr>
    <w:rPr>
      <w:rFonts w:asciiTheme="minorHAnsi" w:hAnsiTheme="minorHAnsi" w:cs="Gill Sans"/>
      <w:b/>
      <w:caps/>
      <w:color w:val="000000"/>
      <w:sz w:val="22"/>
      <w:szCs w:val="22"/>
      <w:u w:val="single"/>
      <w:lang w:eastAsia="ja-JP"/>
    </w:rPr>
  </w:style>
  <w:style w:type="paragraph" w:styleId="20">
    <w:name w:val="toc 2"/>
    <w:basedOn w:val="a"/>
    <w:next w:val="a"/>
    <w:autoRedefine/>
    <w:uiPriority w:val="39"/>
    <w:semiHidden/>
    <w:unhideWhenUsed/>
    <w:rsid w:val="00897042"/>
    <w:pPr>
      <w:widowControl w:val="0"/>
      <w:spacing w:line="276" w:lineRule="auto"/>
    </w:pPr>
    <w:rPr>
      <w:rFonts w:asciiTheme="minorHAnsi" w:hAnsiTheme="minorHAnsi" w:cs="Gill Sans"/>
      <w:b/>
      <w:smallCaps/>
      <w:color w:val="000000"/>
      <w:sz w:val="22"/>
      <w:szCs w:val="22"/>
      <w:lang w:eastAsia="ja-JP"/>
    </w:rPr>
  </w:style>
  <w:style w:type="paragraph" w:styleId="30">
    <w:name w:val="toc 3"/>
    <w:basedOn w:val="a"/>
    <w:next w:val="a"/>
    <w:autoRedefine/>
    <w:uiPriority w:val="39"/>
    <w:semiHidden/>
    <w:unhideWhenUsed/>
    <w:rsid w:val="00897042"/>
    <w:pPr>
      <w:widowControl w:val="0"/>
      <w:spacing w:line="276" w:lineRule="auto"/>
    </w:pPr>
    <w:rPr>
      <w:rFonts w:asciiTheme="minorHAnsi" w:hAnsiTheme="minorHAnsi" w:cs="Gill Sans"/>
      <w:smallCaps/>
      <w:color w:val="000000"/>
      <w:sz w:val="22"/>
      <w:szCs w:val="22"/>
      <w:lang w:eastAsia="ja-JP"/>
    </w:rPr>
  </w:style>
  <w:style w:type="paragraph" w:styleId="40">
    <w:name w:val="toc 4"/>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50">
    <w:name w:val="toc 5"/>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60">
    <w:name w:val="toc 6"/>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7">
    <w:name w:val="toc 7"/>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8">
    <w:name w:val="toc 8"/>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9">
    <w:name w:val="toc 9"/>
    <w:basedOn w:val="a"/>
    <w:next w:val="a"/>
    <w:autoRedefine/>
    <w:uiPriority w:val="39"/>
    <w:semiHidden/>
    <w:unhideWhenUsed/>
    <w:rsid w:val="00897042"/>
    <w:pPr>
      <w:widowControl w:val="0"/>
      <w:spacing w:line="276" w:lineRule="auto"/>
    </w:pPr>
    <w:rPr>
      <w:rFonts w:asciiTheme="minorHAnsi" w:hAnsiTheme="minorHAnsi" w:cs="Gill Sans"/>
      <w:color w:val="000000"/>
      <w:sz w:val="22"/>
      <w:szCs w:val="22"/>
      <w:lang w:eastAsia="ja-JP"/>
    </w:rPr>
  </w:style>
  <w:style w:type="paragraph" w:styleId="afa">
    <w:name w:val="Revision"/>
    <w:hidden/>
    <w:uiPriority w:val="99"/>
    <w:semiHidden/>
    <w:rsid w:val="001504F8"/>
    <w:pPr>
      <w:spacing w:line="240" w:lineRule="auto"/>
    </w:pPr>
    <w:rPr>
      <w:rFonts w:ascii="Times New Roman" w:hAnsi="Times New Roman" w:cs="Times New Roman"/>
      <w:color w:val="auto"/>
      <w:sz w:val="24"/>
      <w:szCs w:val="24"/>
      <w:lang w:eastAsia="zh-CN"/>
    </w:rPr>
  </w:style>
  <w:style w:type="character" w:customStyle="1" w:styleId="s1">
    <w:name w:val="s1"/>
    <w:basedOn w:val="a0"/>
    <w:rsid w:val="00FE0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89372">
      <w:bodyDiv w:val="1"/>
      <w:marLeft w:val="0"/>
      <w:marRight w:val="0"/>
      <w:marTop w:val="0"/>
      <w:marBottom w:val="0"/>
      <w:divBdr>
        <w:top w:val="none" w:sz="0" w:space="0" w:color="auto"/>
        <w:left w:val="none" w:sz="0" w:space="0" w:color="auto"/>
        <w:bottom w:val="none" w:sz="0" w:space="0" w:color="auto"/>
        <w:right w:val="none" w:sz="0" w:space="0" w:color="auto"/>
      </w:divBdr>
    </w:div>
    <w:div w:id="376205687">
      <w:bodyDiv w:val="1"/>
      <w:marLeft w:val="0"/>
      <w:marRight w:val="0"/>
      <w:marTop w:val="0"/>
      <w:marBottom w:val="0"/>
      <w:divBdr>
        <w:top w:val="none" w:sz="0" w:space="0" w:color="auto"/>
        <w:left w:val="none" w:sz="0" w:space="0" w:color="auto"/>
        <w:bottom w:val="none" w:sz="0" w:space="0" w:color="auto"/>
        <w:right w:val="none" w:sz="0" w:space="0" w:color="auto"/>
      </w:divBdr>
    </w:div>
    <w:div w:id="719210965">
      <w:bodyDiv w:val="1"/>
      <w:marLeft w:val="0"/>
      <w:marRight w:val="0"/>
      <w:marTop w:val="0"/>
      <w:marBottom w:val="0"/>
      <w:divBdr>
        <w:top w:val="none" w:sz="0" w:space="0" w:color="auto"/>
        <w:left w:val="none" w:sz="0" w:space="0" w:color="auto"/>
        <w:bottom w:val="none" w:sz="0" w:space="0" w:color="auto"/>
        <w:right w:val="none" w:sz="0" w:space="0" w:color="auto"/>
      </w:divBdr>
    </w:div>
    <w:div w:id="725033889">
      <w:bodyDiv w:val="1"/>
      <w:marLeft w:val="0"/>
      <w:marRight w:val="0"/>
      <w:marTop w:val="0"/>
      <w:marBottom w:val="0"/>
      <w:divBdr>
        <w:top w:val="none" w:sz="0" w:space="0" w:color="auto"/>
        <w:left w:val="none" w:sz="0" w:space="0" w:color="auto"/>
        <w:bottom w:val="none" w:sz="0" w:space="0" w:color="auto"/>
        <w:right w:val="none" w:sz="0" w:space="0" w:color="auto"/>
      </w:divBdr>
    </w:div>
    <w:div w:id="752705896">
      <w:bodyDiv w:val="1"/>
      <w:marLeft w:val="0"/>
      <w:marRight w:val="0"/>
      <w:marTop w:val="0"/>
      <w:marBottom w:val="0"/>
      <w:divBdr>
        <w:top w:val="none" w:sz="0" w:space="0" w:color="auto"/>
        <w:left w:val="none" w:sz="0" w:space="0" w:color="auto"/>
        <w:bottom w:val="none" w:sz="0" w:space="0" w:color="auto"/>
        <w:right w:val="none" w:sz="0" w:space="0" w:color="auto"/>
      </w:divBdr>
    </w:div>
    <w:div w:id="832796659">
      <w:bodyDiv w:val="1"/>
      <w:marLeft w:val="0"/>
      <w:marRight w:val="0"/>
      <w:marTop w:val="0"/>
      <w:marBottom w:val="0"/>
      <w:divBdr>
        <w:top w:val="none" w:sz="0" w:space="0" w:color="auto"/>
        <w:left w:val="none" w:sz="0" w:space="0" w:color="auto"/>
        <w:bottom w:val="none" w:sz="0" w:space="0" w:color="auto"/>
        <w:right w:val="none" w:sz="0" w:space="0" w:color="auto"/>
      </w:divBdr>
    </w:div>
    <w:div w:id="1009331298">
      <w:bodyDiv w:val="1"/>
      <w:marLeft w:val="0"/>
      <w:marRight w:val="0"/>
      <w:marTop w:val="0"/>
      <w:marBottom w:val="0"/>
      <w:divBdr>
        <w:top w:val="none" w:sz="0" w:space="0" w:color="auto"/>
        <w:left w:val="none" w:sz="0" w:space="0" w:color="auto"/>
        <w:bottom w:val="none" w:sz="0" w:space="0" w:color="auto"/>
        <w:right w:val="none" w:sz="0" w:space="0" w:color="auto"/>
      </w:divBdr>
    </w:div>
    <w:div w:id="1047147237">
      <w:bodyDiv w:val="1"/>
      <w:marLeft w:val="0"/>
      <w:marRight w:val="0"/>
      <w:marTop w:val="0"/>
      <w:marBottom w:val="0"/>
      <w:divBdr>
        <w:top w:val="none" w:sz="0" w:space="0" w:color="auto"/>
        <w:left w:val="none" w:sz="0" w:space="0" w:color="auto"/>
        <w:bottom w:val="none" w:sz="0" w:space="0" w:color="auto"/>
        <w:right w:val="none" w:sz="0" w:space="0" w:color="auto"/>
      </w:divBdr>
    </w:div>
    <w:div w:id="1182281168">
      <w:bodyDiv w:val="1"/>
      <w:marLeft w:val="0"/>
      <w:marRight w:val="0"/>
      <w:marTop w:val="0"/>
      <w:marBottom w:val="0"/>
      <w:divBdr>
        <w:top w:val="none" w:sz="0" w:space="0" w:color="auto"/>
        <w:left w:val="none" w:sz="0" w:space="0" w:color="auto"/>
        <w:bottom w:val="none" w:sz="0" w:space="0" w:color="auto"/>
        <w:right w:val="none" w:sz="0" w:space="0" w:color="auto"/>
      </w:divBdr>
    </w:div>
    <w:div w:id="1215042405">
      <w:bodyDiv w:val="1"/>
      <w:marLeft w:val="0"/>
      <w:marRight w:val="0"/>
      <w:marTop w:val="0"/>
      <w:marBottom w:val="0"/>
      <w:divBdr>
        <w:top w:val="none" w:sz="0" w:space="0" w:color="auto"/>
        <w:left w:val="none" w:sz="0" w:space="0" w:color="auto"/>
        <w:bottom w:val="none" w:sz="0" w:space="0" w:color="auto"/>
        <w:right w:val="none" w:sz="0" w:space="0" w:color="auto"/>
      </w:divBdr>
    </w:div>
    <w:div w:id="1241717258">
      <w:bodyDiv w:val="1"/>
      <w:marLeft w:val="0"/>
      <w:marRight w:val="0"/>
      <w:marTop w:val="0"/>
      <w:marBottom w:val="0"/>
      <w:divBdr>
        <w:top w:val="none" w:sz="0" w:space="0" w:color="auto"/>
        <w:left w:val="none" w:sz="0" w:space="0" w:color="auto"/>
        <w:bottom w:val="none" w:sz="0" w:space="0" w:color="auto"/>
        <w:right w:val="none" w:sz="0" w:space="0" w:color="auto"/>
      </w:divBdr>
    </w:div>
    <w:div w:id="1309168452">
      <w:bodyDiv w:val="1"/>
      <w:marLeft w:val="0"/>
      <w:marRight w:val="0"/>
      <w:marTop w:val="0"/>
      <w:marBottom w:val="0"/>
      <w:divBdr>
        <w:top w:val="none" w:sz="0" w:space="0" w:color="auto"/>
        <w:left w:val="none" w:sz="0" w:space="0" w:color="auto"/>
        <w:bottom w:val="none" w:sz="0" w:space="0" w:color="auto"/>
        <w:right w:val="none" w:sz="0" w:space="0" w:color="auto"/>
      </w:divBdr>
    </w:div>
    <w:div w:id="1320039170">
      <w:bodyDiv w:val="1"/>
      <w:marLeft w:val="0"/>
      <w:marRight w:val="0"/>
      <w:marTop w:val="0"/>
      <w:marBottom w:val="0"/>
      <w:divBdr>
        <w:top w:val="none" w:sz="0" w:space="0" w:color="auto"/>
        <w:left w:val="none" w:sz="0" w:space="0" w:color="auto"/>
        <w:bottom w:val="none" w:sz="0" w:space="0" w:color="auto"/>
        <w:right w:val="none" w:sz="0" w:space="0" w:color="auto"/>
      </w:divBdr>
    </w:div>
    <w:div w:id="1331366447">
      <w:bodyDiv w:val="1"/>
      <w:marLeft w:val="0"/>
      <w:marRight w:val="0"/>
      <w:marTop w:val="0"/>
      <w:marBottom w:val="0"/>
      <w:divBdr>
        <w:top w:val="none" w:sz="0" w:space="0" w:color="auto"/>
        <w:left w:val="none" w:sz="0" w:space="0" w:color="auto"/>
        <w:bottom w:val="none" w:sz="0" w:space="0" w:color="auto"/>
        <w:right w:val="none" w:sz="0" w:space="0" w:color="auto"/>
      </w:divBdr>
    </w:div>
    <w:div w:id="1339623113">
      <w:bodyDiv w:val="1"/>
      <w:marLeft w:val="0"/>
      <w:marRight w:val="0"/>
      <w:marTop w:val="0"/>
      <w:marBottom w:val="0"/>
      <w:divBdr>
        <w:top w:val="none" w:sz="0" w:space="0" w:color="auto"/>
        <w:left w:val="none" w:sz="0" w:space="0" w:color="auto"/>
        <w:bottom w:val="none" w:sz="0" w:space="0" w:color="auto"/>
        <w:right w:val="none" w:sz="0" w:space="0" w:color="auto"/>
      </w:divBdr>
    </w:div>
    <w:div w:id="1339964218">
      <w:bodyDiv w:val="1"/>
      <w:marLeft w:val="0"/>
      <w:marRight w:val="0"/>
      <w:marTop w:val="0"/>
      <w:marBottom w:val="0"/>
      <w:divBdr>
        <w:top w:val="none" w:sz="0" w:space="0" w:color="auto"/>
        <w:left w:val="none" w:sz="0" w:space="0" w:color="auto"/>
        <w:bottom w:val="none" w:sz="0" w:space="0" w:color="auto"/>
        <w:right w:val="none" w:sz="0" w:space="0" w:color="auto"/>
      </w:divBdr>
    </w:div>
    <w:div w:id="1650867495">
      <w:bodyDiv w:val="1"/>
      <w:marLeft w:val="0"/>
      <w:marRight w:val="0"/>
      <w:marTop w:val="0"/>
      <w:marBottom w:val="0"/>
      <w:divBdr>
        <w:top w:val="none" w:sz="0" w:space="0" w:color="auto"/>
        <w:left w:val="none" w:sz="0" w:space="0" w:color="auto"/>
        <w:bottom w:val="none" w:sz="0" w:space="0" w:color="auto"/>
        <w:right w:val="none" w:sz="0" w:space="0" w:color="auto"/>
      </w:divBdr>
    </w:div>
    <w:div w:id="1746536528">
      <w:bodyDiv w:val="1"/>
      <w:marLeft w:val="0"/>
      <w:marRight w:val="0"/>
      <w:marTop w:val="0"/>
      <w:marBottom w:val="0"/>
      <w:divBdr>
        <w:top w:val="none" w:sz="0" w:space="0" w:color="auto"/>
        <w:left w:val="none" w:sz="0" w:space="0" w:color="auto"/>
        <w:bottom w:val="none" w:sz="0" w:space="0" w:color="auto"/>
        <w:right w:val="none" w:sz="0" w:space="0" w:color="auto"/>
      </w:divBdr>
    </w:div>
    <w:div w:id="1955135819">
      <w:bodyDiv w:val="1"/>
      <w:marLeft w:val="0"/>
      <w:marRight w:val="0"/>
      <w:marTop w:val="0"/>
      <w:marBottom w:val="0"/>
      <w:divBdr>
        <w:top w:val="none" w:sz="0" w:space="0" w:color="auto"/>
        <w:left w:val="none" w:sz="0" w:space="0" w:color="auto"/>
        <w:bottom w:val="none" w:sz="0" w:space="0" w:color="auto"/>
        <w:right w:val="none" w:sz="0" w:space="0" w:color="auto"/>
      </w:divBdr>
    </w:div>
    <w:div w:id="20412741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gaou@sfc.keio.ac.jp" TargetMode="External"/><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hyperlink" Target="mailto:mark.blaxter@ed.ac.uk"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3CF47-35B7-AC45-9250-02FB5BD8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6462</Words>
  <Characters>36834</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Keio University</Company>
  <LinksUpToDate>false</LinksUpToDate>
  <CharactersWithSpaces>43210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Yuki Yoshida</cp:lastModifiedBy>
  <cp:revision>8</cp:revision>
  <cp:lastPrinted>2017-01-24T05:14:00Z</cp:lastPrinted>
  <dcterms:created xsi:type="dcterms:W3CDTF">2017-02-17T16:46:00Z</dcterms:created>
  <dcterms:modified xsi:type="dcterms:W3CDTF">2017-02-20T10:42:00Z</dcterms:modified>
</cp:coreProperties>
</file>